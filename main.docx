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F7BCF" w14:textId="77777777" w:rsidR="009E7901" w:rsidRDefault="009E7901">
      <w:pPr>
        <w:jc w:val="center"/>
        <w:rPr>
          <w:rFonts w:ascii="Merriweather Black" w:eastAsia="Merriweather Black" w:hAnsi="Merriweather Black" w:cs="Merriweather Black"/>
          <w:u w:val="single"/>
        </w:rPr>
      </w:pPr>
    </w:p>
    <w:p w14:paraId="0780B7B7" w14:textId="77777777" w:rsidR="009E7901" w:rsidRDefault="009E7901" w:rsidP="009E7901">
      <w:pPr>
        <w:rPr>
          <w:rFonts w:ascii="Merriweather Black" w:eastAsia="Merriweather Black" w:hAnsi="Merriweather Black" w:cs="Merriweather Black"/>
          <w:u w:val="single"/>
        </w:rPr>
      </w:pPr>
    </w:p>
    <w:p w14:paraId="64359BE5" w14:textId="77777777" w:rsidR="009E7901" w:rsidRDefault="009E7901">
      <w:pPr>
        <w:jc w:val="center"/>
        <w:rPr>
          <w:rFonts w:ascii="Merriweather Black" w:eastAsia="Merriweather Black" w:hAnsi="Merriweather Black" w:cs="Merriweather Black"/>
          <w:u w:val="single"/>
        </w:rPr>
      </w:pPr>
    </w:p>
    <w:p w14:paraId="64853AA4" w14:textId="77777777" w:rsidR="009E7901" w:rsidRDefault="009E7901">
      <w:pPr>
        <w:jc w:val="center"/>
        <w:rPr>
          <w:rFonts w:ascii="Merriweather Black" w:eastAsia="Merriweather Black" w:hAnsi="Merriweather Black" w:cs="Merriweather Black"/>
          <w:u w:val="single"/>
        </w:rPr>
      </w:pPr>
    </w:p>
    <w:p w14:paraId="407CF568" w14:textId="77AA8A36" w:rsidR="00201A3A" w:rsidRDefault="00000000">
      <w:pPr>
        <w:jc w:val="center"/>
        <w:rPr>
          <w:rFonts w:ascii="Merriweather Black" w:eastAsia="Merriweather Black" w:hAnsi="Merriweather Black" w:cs="Merriweather Black"/>
          <w:u w:val="single"/>
        </w:rPr>
      </w:pPr>
      <w:proofErr w:type="spellStart"/>
      <w:r>
        <w:rPr>
          <w:rFonts w:ascii="Merriweather Black" w:eastAsia="Merriweather Black" w:hAnsi="Merriweather Black" w:cs="Merriweather Black"/>
          <w:u w:val="single"/>
        </w:rPr>
        <w:t>SmartBook</w:t>
      </w:r>
      <w:proofErr w:type="spellEnd"/>
    </w:p>
    <w:p w14:paraId="14DF70EC" w14:textId="77777777" w:rsidR="00201A3A" w:rsidRDefault="00201A3A">
      <w:pPr>
        <w:rPr>
          <w:rFonts w:ascii="Merriweather Black" w:eastAsia="Merriweather Black" w:hAnsi="Merriweather Black" w:cs="Merriweather Black"/>
          <w:u w:val="single"/>
        </w:rPr>
      </w:pPr>
    </w:p>
    <w:p w14:paraId="5AFBD4EA" w14:textId="77777777" w:rsidR="00201A3A" w:rsidRDefault="00201A3A">
      <w:pPr>
        <w:rPr>
          <w:rFonts w:ascii="Merriweather Black" w:eastAsia="Merriweather Black" w:hAnsi="Merriweather Black" w:cs="Merriweather Black"/>
          <w:u w:val="single"/>
        </w:rPr>
      </w:pPr>
    </w:p>
    <w:p w14:paraId="0A240448" w14:textId="77777777" w:rsidR="00201A3A" w:rsidRDefault="00000000">
      <w:pPr>
        <w:rPr>
          <w:b/>
          <w:u w:val="single"/>
        </w:rPr>
      </w:pPr>
      <w:r>
        <w:rPr>
          <w:b/>
          <w:u w:val="single"/>
        </w:rPr>
        <w:t xml:space="preserve"> </w:t>
      </w:r>
    </w:p>
    <w:p w14:paraId="22C4E785" w14:textId="77777777" w:rsidR="00201A3A" w:rsidRDefault="00000000">
      <w:pPr>
        <w:spacing w:before="240" w:after="240"/>
      </w:pPr>
      <w:r>
        <w:t>As the bus was introduced a very long time back, she had to go all the way to the bus booking counter to book the tickets. After entering the counter, she will select the counter for her destination. Then she will have to ask the cashier if there is any seat available for the specific destination. If the seats are available then the cashier will ask the number of tickets for her. Then the cashier will ask her for her name and id numbers. After that the cashier will give the seat number along with the tickets and then she will pay for the tickets that she has booked. And if the tickets are not available then she has to go to another counter to look for the tickets. So, this process is quite inconvenient for her since she has to come a very long way to book the bus tickets and it's very time consuming.</w:t>
      </w:r>
    </w:p>
    <w:p w14:paraId="76F296FB" w14:textId="77777777" w:rsidR="00201A3A" w:rsidRDefault="00000000">
      <w:pPr>
        <w:spacing w:before="240" w:after="240"/>
      </w:pPr>
      <w:r>
        <w:t xml:space="preserve"> </w:t>
      </w:r>
    </w:p>
    <w:p w14:paraId="539707D4" w14:textId="77777777" w:rsidR="00201A3A" w:rsidRDefault="00000000">
      <w:pPr>
        <w:spacing w:before="240" w:after="240"/>
      </w:pPr>
      <w:r>
        <w:t xml:space="preserve">So, in order to solve this problem, we came up with the idea of an online ticket booking system. In this system if the person is not registered then she has to register using her phone number and id card number. And after registering one </w:t>
      </w:r>
      <w:proofErr w:type="spellStart"/>
      <w:r>
        <w:t>otp</w:t>
      </w:r>
      <w:proofErr w:type="spellEnd"/>
      <w:r>
        <w:t xml:space="preserve"> will be sent in the registered mobile number and then the user will get registered to use the system. After that the interface will be displaced where the bus icon will be displaced. After clicking on the bus icon, the person will be asked to fill up where they want to go from and where they want to go. And also, they have to select the departure date (this departure date can be changed according to the user's need.). then the available bus will be displaced. After selecting the bus, available seats will be displaced, after that the person will have to choose the desired seat. If the seat is not available then the message will be displaced saying unavailable seats. After selecting the seats, the user has to make payment by clicking on the payment button. The person can play in various payment modes like </w:t>
      </w:r>
      <w:proofErr w:type="spellStart"/>
      <w:r>
        <w:t>BoB,MPay,eteru</w:t>
      </w:r>
      <w:proofErr w:type="spellEnd"/>
      <w:r>
        <w:t>. After the payment is done, a confirmation message will be sent through the registered mobile number .</w:t>
      </w:r>
    </w:p>
    <w:p w14:paraId="6414388A" w14:textId="77777777" w:rsidR="00201A3A" w:rsidRDefault="00201A3A">
      <w:pPr>
        <w:spacing w:before="240" w:after="240"/>
      </w:pPr>
    </w:p>
    <w:p w14:paraId="76C9EEE1" w14:textId="77777777" w:rsidR="00201A3A" w:rsidRDefault="00000000">
      <w:pPr>
        <w:spacing w:before="240" w:after="240"/>
        <w:rPr>
          <w:b/>
        </w:rPr>
      </w:pPr>
      <w:r>
        <w:rPr>
          <w:b/>
        </w:rPr>
        <w:t>2.System capabilities</w:t>
      </w:r>
    </w:p>
    <w:p w14:paraId="3BDE2B65" w14:textId="77777777" w:rsidR="00201A3A" w:rsidRDefault="00000000">
      <w:pPr>
        <w:numPr>
          <w:ilvl w:val="0"/>
          <w:numId w:val="13"/>
        </w:numPr>
        <w:spacing w:before="240"/>
      </w:pPr>
      <w:r>
        <w:rPr>
          <w:rFonts w:ascii="Times New Roman" w:eastAsia="Times New Roman" w:hAnsi="Times New Roman" w:cs="Times New Roman"/>
          <w:sz w:val="14"/>
          <w:szCs w:val="14"/>
        </w:rPr>
        <w:t xml:space="preserve">   </w:t>
      </w:r>
      <w:r>
        <w:t>Store the personal details of the travellers</w:t>
      </w:r>
    </w:p>
    <w:p w14:paraId="55338CB2" w14:textId="77777777" w:rsidR="00201A3A" w:rsidRDefault="00000000">
      <w:pPr>
        <w:numPr>
          <w:ilvl w:val="0"/>
          <w:numId w:val="13"/>
        </w:numPr>
      </w:pPr>
      <w:r>
        <w:rPr>
          <w:rFonts w:ascii="Times New Roman" w:eastAsia="Times New Roman" w:hAnsi="Times New Roman" w:cs="Times New Roman"/>
          <w:sz w:val="14"/>
          <w:szCs w:val="14"/>
        </w:rPr>
        <w:t xml:space="preserve">      </w:t>
      </w:r>
      <w:r>
        <w:t>Shows the availability of the buses</w:t>
      </w:r>
    </w:p>
    <w:p w14:paraId="35A95BB0" w14:textId="77777777" w:rsidR="00201A3A" w:rsidRDefault="00000000">
      <w:pPr>
        <w:numPr>
          <w:ilvl w:val="0"/>
          <w:numId w:val="13"/>
        </w:numPr>
      </w:pPr>
      <w:r>
        <w:rPr>
          <w:rFonts w:ascii="Times New Roman" w:eastAsia="Times New Roman" w:hAnsi="Times New Roman" w:cs="Times New Roman"/>
          <w:sz w:val="14"/>
          <w:szCs w:val="14"/>
        </w:rPr>
        <w:t xml:space="preserve">      </w:t>
      </w:r>
      <w:r>
        <w:t>Allows to choose the bus and bus seats</w:t>
      </w:r>
    </w:p>
    <w:p w14:paraId="3D2F2C4E" w14:textId="77777777" w:rsidR="00201A3A" w:rsidRDefault="00000000">
      <w:pPr>
        <w:numPr>
          <w:ilvl w:val="0"/>
          <w:numId w:val="13"/>
        </w:numPr>
      </w:pPr>
      <w:r>
        <w:rPr>
          <w:rFonts w:ascii="Times New Roman" w:eastAsia="Times New Roman" w:hAnsi="Times New Roman" w:cs="Times New Roman"/>
          <w:sz w:val="14"/>
          <w:szCs w:val="14"/>
        </w:rPr>
        <w:t xml:space="preserve">       </w:t>
      </w:r>
      <w:r>
        <w:t>Accept only online payment</w:t>
      </w:r>
    </w:p>
    <w:p w14:paraId="55C37D1C" w14:textId="77777777" w:rsidR="00201A3A" w:rsidRDefault="00000000">
      <w:pPr>
        <w:numPr>
          <w:ilvl w:val="0"/>
          <w:numId w:val="13"/>
        </w:numPr>
      </w:pPr>
      <w:r>
        <w:rPr>
          <w:rFonts w:ascii="Times New Roman" w:eastAsia="Times New Roman" w:hAnsi="Times New Roman" w:cs="Times New Roman"/>
          <w:sz w:val="14"/>
          <w:szCs w:val="14"/>
        </w:rPr>
        <w:t xml:space="preserve">       </w:t>
      </w:r>
      <w:r>
        <w:t>Allows to change date according to their needs</w:t>
      </w:r>
    </w:p>
    <w:p w14:paraId="47A36DAB" w14:textId="77777777" w:rsidR="00201A3A" w:rsidRDefault="00000000">
      <w:pPr>
        <w:numPr>
          <w:ilvl w:val="0"/>
          <w:numId w:val="13"/>
        </w:numPr>
        <w:spacing w:after="240"/>
      </w:pPr>
      <w:r>
        <w:rPr>
          <w:rFonts w:ascii="Times New Roman" w:eastAsia="Times New Roman" w:hAnsi="Times New Roman" w:cs="Times New Roman"/>
          <w:sz w:val="14"/>
          <w:szCs w:val="14"/>
        </w:rPr>
        <w:t xml:space="preserve">      </w:t>
      </w:r>
      <w:r>
        <w:t>Sends confirmation message through registered mobile number</w:t>
      </w:r>
    </w:p>
    <w:p w14:paraId="63B3126F" w14:textId="77777777" w:rsidR="00201A3A" w:rsidRDefault="00201A3A">
      <w:pPr>
        <w:spacing w:before="240" w:after="240"/>
        <w:ind w:left="1800" w:hanging="360"/>
        <w:rPr>
          <w:b/>
        </w:rPr>
      </w:pPr>
    </w:p>
    <w:p w14:paraId="67D719F1" w14:textId="77777777" w:rsidR="00201A3A" w:rsidRDefault="00000000">
      <w:pPr>
        <w:spacing w:before="240" w:after="240"/>
        <w:rPr>
          <w:b/>
        </w:rPr>
      </w:pPr>
      <w:r>
        <w:rPr>
          <w:b/>
        </w:rPr>
        <w:t>3.Business benefit</w:t>
      </w:r>
    </w:p>
    <w:p w14:paraId="420B28CA" w14:textId="77777777" w:rsidR="00201A3A" w:rsidRDefault="00000000">
      <w:pPr>
        <w:numPr>
          <w:ilvl w:val="0"/>
          <w:numId w:val="17"/>
        </w:numPr>
        <w:spacing w:before="240"/>
      </w:pPr>
      <w:r>
        <w:rPr>
          <w:rFonts w:ascii="Times New Roman" w:eastAsia="Times New Roman" w:hAnsi="Times New Roman" w:cs="Times New Roman"/>
          <w:sz w:val="14"/>
          <w:szCs w:val="14"/>
        </w:rPr>
        <w:lastRenderedPageBreak/>
        <w:t xml:space="preserve">      </w:t>
      </w:r>
      <w:r>
        <w:t>Cost saving</w:t>
      </w:r>
    </w:p>
    <w:p w14:paraId="412898FC" w14:textId="77777777" w:rsidR="00201A3A" w:rsidRDefault="00000000">
      <w:pPr>
        <w:numPr>
          <w:ilvl w:val="0"/>
          <w:numId w:val="17"/>
        </w:numPr>
      </w:pPr>
      <w:r>
        <w:rPr>
          <w:rFonts w:ascii="Times New Roman" w:eastAsia="Times New Roman" w:hAnsi="Times New Roman" w:cs="Times New Roman"/>
          <w:sz w:val="14"/>
          <w:szCs w:val="14"/>
        </w:rPr>
        <w:t xml:space="preserve">    </w:t>
      </w:r>
      <w:r>
        <w:t>Time saving</w:t>
      </w:r>
    </w:p>
    <w:p w14:paraId="4D81DFF3" w14:textId="77777777" w:rsidR="00201A3A" w:rsidRDefault="00000000">
      <w:pPr>
        <w:numPr>
          <w:ilvl w:val="0"/>
          <w:numId w:val="17"/>
        </w:numPr>
        <w:spacing w:after="240"/>
      </w:pPr>
      <w:r>
        <w:rPr>
          <w:rFonts w:ascii="Times New Roman" w:eastAsia="Times New Roman" w:hAnsi="Times New Roman" w:cs="Times New Roman"/>
          <w:sz w:val="14"/>
          <w:szCs w:val="14"/>
        </w:rPr>
        <w:t xml:space="preserve">      </w:t>
      </w:r>
      <w:r>
        <w:t>It is convenient for both</w:t>
      </w:r>
    </w:p>
    <w:p w14:paraId="0A795668" w14:textId="77777777" w:rsidR="00201A3A" w:rsidRDefault="00201A3A">
      <w:pPr>
        <w:spacing w:before="240" w:after="240"/>
        <w:ind w:left="1800" w:hanging="360"/>
      </w:pPr>
    </w:p>
    <w:p w14:paraId="6BF4812F" w14:textId="77777777" w:rsidR="00201A3A" w:rsidRDefault="00000000">
      <w:pPr>
        <w:spacing w:before="240" w:after="240"/>
        <w:ind w:left="1440"/>
        <w:rPr>
          <w:b/>
        </w:rPr>
      </w:pPr>
      <w:r>
        <w:rPr>
          <w:b/>
        </w:rPr>
        <w:t>User:</w:t>
      </w:r>
    </w:p>
    <w:p w14:paraId="1E0CEB20" w14:textId="77777777" w:rsidR="00201A3A" w:rsidRDefault="00000000">
      <w:pPr>
        <w:spacing w:before="240" w:after="240"/>
        <w:ind w:left="2160"/>
      </w:pPr>
      <w:r>
        <w:t>1.customer</w:t>
      </w:r>
    </w:p>
    <w:p w14:paraId="70A4F89F" w14:textId="77777777" w:rsidR="00201A3A" w:rsidRDefault="00000000">
      <w:pPr>
        <w:spacing w:before="240" w:after="240"/>
        <w:ind w:left="2160"/>
      </w:pPr>
      <w:r>
        <w:t>2. System administrative</w:t>
      </w:r>
    </w:p>
    <w:p w14:paraId="03E2EF57" w14:textId="77777777" w:rsidR="00201A3A" w:rsidRDefault="00000000">
      <w:pPr>
        <w:spacing w:before="240" w:after="240"/>
        <w:ind w:left="2160"/>
      </w:pPr>
      <w:r>
        <w:t>3 .bus owner</w:t>
      </w:r>
    </w:p>
    <w:p w14:paraId="34048E95" w14:textId="77777777" w:rsidR="00201A3A" w:rsidRDefault="00000000">
      <w:pPr>
        <w:spacing w:before="240" w:after="240"/>
        <w:ind w:left="2160"/>
      </w:pPr>
      <w:r>
        <w:t>4.bus driver</w:t>
      </w:r>
    </w:p>
    <w:p w14:paraId="2DDEC9E4" w14:textId="77777777" w:rsidR="00201A3A" w:rsidRDefault="00000000">
      <w:pPr>
        <w:spacing w:before="240" w:after="240"/>
      </w:pPr>
      <w:r>
        <w:t xml:space="preserve"> </w:t>
      </w:r>
    </w:p>
    <w:p w14:paraId="56F3E88C" w14:textId="77777777" w:rsidR="00201A3A" w:rsidRDefault="00000000">
      <w:pPr>
        <w:spacing w:before="240" w:after="240"/>
      </w:pPr>
      <w:r>
        <w:t xml:space="preserve"> </w:t>
      </w:r>
    </w:p>
    <w:p w14:paraId="662D2FF4" w14:textId="77777777" w:rsidR="00201A3A" w:rsidRDefault="00000000">
      <w:pPr>
        <w:spacing w:before="240" w:after="240"/>
      </w:pPr>
      <w:r>
        <w:t xml:space="preserve"> </w:t>
      </w:r>
    </w:p>
    <w:p w14:paraId="6E958F76" w14:textId="77777777" w:rsidR="00201A3A" w:rsidRDefault="00000000">
      <w:pPr>
        <w:spacing w:before="240" w:after="240"/>
      </w:pPr>
      <w:r>
        <w:t xml:space="preserve"> </w:t>
      </w:r>
    </w:p>
    <w:p w14:paraId="7AAD8A50" w14:textId="77777777" w:rsidR="00201A3A" w:rsidRDefault="00000000">
      <w:pPr>
        <w:spacing w:before="240" w:after="240"/>
        <w:rPr>
          <w:b/>
        </w:rPr>
      </w:pPr>
      <w:r>
        <w:rPr>
          <w:b/>
        </w:rPr>
        <w:t xml:space="preserve">System requirement   </w:t>
      </w:r>
      <w:r>
        <w:rPr>
          <w:b/>
        </w:rPr>
        <w:tab/>
      </w:r>
    </w:p>
    <w:p w14:paraId="6EA0275B" w14:textId="77777777" w:rsidR="00201A3A" w:rsidRDefault="00000000">
      <w:pPr>
        <w:numPr>
          <w:ilvl w:val="0"/>
          <w:numId w:val="6"/>
        </w:numPr>
        <w:spacing w:before="240"/>
      </w:pPr>
      <w:r>
        <w:t>the customer has to enter the destination place and date</w:t>
      </w:r>
    </w:p>
    <w:p w14:paraId="1112B77C" w14:textId="77777777" w:rsidR="00201A3A" w:rsidRDefault="00000000">
      <w:pPr>
        <w:numPr>
          <w:ilvl w:val="0"/>
          <w:numId w:val="6"/>
        </w:numPr>
      </w:pPr>
      <w:r>
        <w:t>the customer can change the date if they want to</w:t>
      </w:r>
    </w:p>
    <w:p w14:paraId="1615D968" w14:textId="77777777" w:rsidR="00201A3A" w:rsidRDefault="00000000">
      <w:pPr>
        <w:numPr>
          <w:ilvl w:val="0"/>
          <w:numId w:val="6"/>
        </w:numPr>
      </w:pPr>
      <w:r>
        <w:t>the customer can choose for bus</w:t>
      </w:r>
    </w:p>
    <w:p w14:paraId="5F421796" w14:textId="77777777" w:rsidR="00201A3A" w:rsidRDefault="00000000">
      <w:pPr>
        <w:numPr>
          <w:ilvl w:val="0"/>
          <w:numId w:val="6"/>
        </w:numPr>
      </w:pPr>
      <w:r>
        <w:t xml:space="preserve">The customer has to enter date and destination for ticket booking </w:t>
      </w:r>
    </w:p>
    <w:p w14:paraId="058FC72A" w14:textId="77777777" w:rsidR="00201A3A" w:rsidRDefault="00000000">
      <w:pPr>
        <w:numPr>
          <w:ilvl w:val="0"/>
          <w:numId w:val="6"/>
        </w:numPr>
      </w:pPr>
      <w:r>
        <w:t xml:space="preserve">if the bus is fully booked the </w:t>
      </w:r>
      <w:proofErr w:type="spellStart"/>
      <w:r>
        <w:t>the</w:t>
      </w:r>
      <w:proofErr w:type="spellEnd"/>
      <w:r>
        <w:t xml:space="preserve"> message will be displayed saying no seats available and the customer can choose for another bus</w:t>
      </w:r>
    </w:p>
    <w:p w14:paraId="77D8386C" w14:textId="77777777" w:rsidR="00201A3A" w:rsidRDefault="00000000">
      <w:pPr>
        <w:numPr>
          <w:ilvl w:val="0"/>
          <w:numId w:val="6"/>
        </w:numPr>
      </w:pPr>
      <w:r>
        <w:t>if the seat are booked it will be displayed in red colour, if the seats are not booked it will be displayed in green colour</w:t>
      </w:r>
    </w:p>
    <w:p w14:paraId="3CF980D8" w14:textId="77777777" w:rsidR="00201A3A" w:rsidRDefault="00000000">
      <w:pPr>
        <w:numPr>
          <w:ilvl w:val="0"/>
          <w:numId w:val="6"/>
        </w:numPr>
      </w:pPr>
      <w:r>
        <w:t>the total amount will be displayed once the seats are booked</w:t>
      </w:r>
    </w:p>
    <w:p w14:paraId="4AD0B0D1" w14:textId="77777777" w:rsidR="00201A3A" w:rsidRDefault="00000000">
      <w:pPr>
        <w:numPr>
          <w:ilvl w:val="0"/>
          <w:numId w:val="6"/>
        </w:numPr>
      </w:pPr>
      <w:r>
        <w:t>Before making the payment ,the customer has to sign up or login in order to pay.</w:t>
      </w:r>
    </w:p>
    <w:p w14:paraId="431C0D4E" w14:textId="77777777" w:rsidR="00201A3A" w:rsidRDefault="00000000">
      <w:pPr>
        <w:numPr>
          <w:ilvl w:val="0"/>
          <w:numId w:val="6"/>
        </w:numPr>
      </w:pPr>
      <w:r>
        <w:t xml:space="preserve">The customer has to make payment through </w:t>
      </w:r>
      <w:proofErr w:type="spellStart"/>
      <w:r>
        <w:t>Mpay,mbob,pnb</w:t>
      </w:r>
      <w:proofErr w:type="spellEnd"/>
      <w:r>
        <w:t>.</w:t>
      </w:r>
    </w:p>
    <w:p w14:paraId="263738D6" w14:textId="77777777" w:rsidR="00201A3A" w:rsidRDefault="00000000">
      <w:pPr>
        <w:numPr>
          <w:ilvl w:val="0"/>
          <w:numId w:val="6"/>
        </w:numPr>
      </w:pPr>
      <w:r>
        <w:t>After that the confirmation message will be sent which includes the bus name ,</w:t>
      </w:r>
      <w:proofErr w:type="spellStart"/>
      <w:r>
        <w:t>date,reporting</w:t>
      </w:r>
      <w:proofErr w:type="spellEnd"/>
      <w:r>
        <w:t xml:space="preserve"> </w:t>
      </w:r>
      <w:proofErr w:type="spellStart"/>
      <w:r>
        <w:t>time,departure</w:t>
      </w:r>
      <w:proofErr w:type="spellEnd"/>
      <w:r>
        <w:t xml:space="preserve"> </w:t>
      </w:r>
      <w:proofErr w:type="spellStart"/>
      <w:r>
        <w:t>time,destination,seat</w:t>
      </w:r>
      <w:proofErr w:type="spellEnd"/>
      <w:r>
        <w:t xml:space="preserve"> </w:t>
      </w:r>
      <w:proofErr w:type="spellStart"/>
      <w:r>
        <w:t>no,bus</w:t>
      </w:r>
      <w:proofErr w:type="spellEnd"/>
      <w:r>
        <w:t xml:space="preserve"> no to the registered number or the customer will be asked to download the tickets or keep a screenshot of the ticket. </w:t>
      </w:r>
    </w:p>
    <w:p w14:paraId="2F8C38DE" w14:textId="77777777" w:rsidR="00201A3A" w:rsidRDefault="00000000">
      <w:pPr>
        <w:numPr>
          <w:ilvl w:val="0"/>
          <w:numId w:val="6"/>
        </w:numPr>
      </w:pPr>
      <w:r>
        <w:t>If the customer wishes to cancel the message will be displayed which includes the name and phone number of the customer.</w:t>
      </w:r>
    </w:p>
    <w:p w14:paraId="316E6F4C" w14:textId="77777777" w:rsidR="00201A3A" w:rsidRDefault="00000000">
      <w:pPr>
        <w:numPr>
          <w:ilvl w:val="0"/>
          <w:numId w:val="6"/>
        </w:numPr>
      </w:pPr>
      <w:r>
        <w:t>The bus owner has to register in our system in order to make the bus available in the system</w:t>
      </w:r>
    </w:p>
    <w:p w14:paraId="74B0777F" w14:textId="77777777" w:rsidR="00201A3A" w:rsidRDefault="00000000">
      <w:pPr>
        <w:numPr>
          <w:ilvl w:val="0"/>
          <w:numId w:val="6"/>
        </w:numPr>
        <w:spacing w:after="240"/>
      </w:pPr>
      <w:r>
        <w:t>The amount collected through the online ticket booking system will be given to the bus owner on a monthly basis.</w:t>
      </w:r>
    </w:p>
    <w:p w14:paraId="30E52884" w14:textId="77777777" w:rsidR="00201A3A" w:rsidRDefault="00201A3A">
      <w:pPr>
        <w:spacing w:before="240" w:after="240"/>
      </w:pPr>
    </w:p>
    <w:p w14:paraId="625020A6" w14:textId="77777777" w:rsidR="00201A3A" w:rsidRDefault="00201A3A">
      <w:pPr>
        <w:spacing w:before="240" w:after="240"/>
        <w:rPr>
          <w:b/>
        </w:rPr>
      </w:pPr>
    </w:p>
    <w:p w14:paraId="37017232" w14:textId="77777777" w:rsidR="00201A3A" w:rsidRDefault="00000000">
      <w:pPr>
        <w:spacing w:before="240" w:after="240"/>
        <w:rPr>
          <w:b/>
        </w:rPr>
      </w:pPr>
      <w:r>
        <w:rPr>
          <w:b/>
        </w:rPr>
        <w:t xml:space="preserve"> Rules.</w:t>
      </w:r>
    </w:p>
    <w:p w14:paraId="4D86C599" w14:textId="77777777" w:rsidR="00201A3A" w:rsidRDefault="00000000">
      <w:pPr>
        <w:spacing w:before="240" w:after="240"/>
        <w:ind w:left="720"/>
      </w:pPr>
      <w:r>
        <w:t>1. The online booking system will be open 24 hours.</w:t>
      </w:r>
    </w:p>
    <w:p w14:paraId="46576BD4" w14:textId="77777777" w:rsidR="00201A3A" w:rsidRDefault="00000000">
      <w:pPr>
        <w:spacing w:before="240" w:after="240"/>
        <w:ind w:left="720"/>
      </w:pPr>
      <w:r>
        <w:t>2. If the cancellation is made within 3 days the 50 percent of the money will be refunded.</w:t>
      </w:r>
    </w:p>
    <w:p w14:paraId="22D0776A" w14:textId="77777777" w:rsidR="00201A3A" w:rsidRDefault="00000000">
      <w:pPr>
        <w:spacing w:before="240" w:after="240"/>
        <w:ind w:left="720"/>
      </w:pPr>
      <w:r>
        <w:t>3.if the cancellation is made at the very last movement then ,the money will not be refunded.</w:t>
      </w:r>
    </w:p>
    <w:p w14:paraId="3281D75B" w14:textId="77777777" w:rsidR="00201A3A" w:rsidRDefault="00000000">
      <w:pPr>
        <w:spacing w:before="240" w:after="240"/>
        <w:ind w:left="720"/>
      </w:pPr>
      <w:r>
        <w:t>4.if the cancellation is made before one week, then the whole amount will be refunded.</w:t>
      </w:r>
    </w:p>
    <w:p w14:paraId="3A2F7A3A" w14:textId="77777777" w:rsidR="00201A3A" w:rsidRDefault="00201A3A">
      <w:pPr>
        <w:spacing w:before="240" w:after="240"/>
      </w:pPr>
    </w:p>
    <w:p w14:paraId="4A70D770" w14:textId="77777777" w:rsidR="00201A3A" w:rsidRDefault="00000000">
      <w:pPr>
        <w:spacing w:after="160" w:line="259" w:lineRule="auto"/>
        <w:rPr>
          <w:rFonts w:ascii="Calibri" w:eastAsia="Calibri" w:hAnsi="Calibri" w:cs="Calibri"/>
          <w:b/>
        </w:rPr>
      </w:pPr>
      <w:r>
        <w:rPr>
          <w:rFonts w:ascii="Calibri" w:eastAsia="Calibri" w:hAnsi="Calibri" w:cs="Calibri"/>
          <w:b/>
        </w:rPr>
        <w:t xml:space="preserve">Users </w:t>
      </w:r>
    </w:p>
    <w:p w14:paraId="6605D1C1" w14:textId="77777777" w:rsidR="00201A3A" w:rsidRDefault="00000000">
      <w:pPr>
        <w:numPr>
          <w:ilvl w:val="0"/>
          <w:numId w:val="1"/>
        </w:numPr>
        <w:spacing w:line="259" w:lineRule="auto"/>
        <w:rPr>
          <w:rFonts w:ascii="Calibri" w:eastAsia="Calibri" w:hAnsi="Calibri" w:cs="Calibri"/>
        </w:rPr>
      </w:pPr>
      <w:r>
        <w:rPr>
          <w:rFonts w:ascii="Calibri" w:eastAsia="Calibri" w:hAnsi="Calibri" w:cs="Calibri"/>
        </w:rPr>
        <w:t>customer</w:t>
      </w:r>
    </w:p>
    <w:p w14:paraId="084CD2CD" w14:textId="77777777" w:rsidR="00201A3A" w:rsidRDefault="00000000">
      <w:pPr>
        <w:numPr>
          <w:ilvl w:val="0"/>
          <w:numId w:val="1"/>
        </w:numPr>
        <w:spacing w:after="160" w:line="259" w:lineRule="auto"/>
        <w:rPr>
          <w:rFonts w:ascii="Calibri" w:eastAsia="Calibri" w:hAnsi="Calibri" w:cs="Calibri"/>
        </w:rPr>
      </w:pPr>
      <w:r>
        <w:rPr>
          <w:rFonts w:ascii="Calibri" w:eastAsia="Calibri" w:hAnsi="Calibri" w:cs="Calibri"/>
        </w:rPr>
        <w:t>Cashier</w:t>
      </w:r>
    </w:p>
    <w:p w14:paraId="063FB55A" w14:textId="77777777" w:rsidR="00201A3A" w:rsidRDefault="00000000">
      <w:pPr>
        <w:numPr>
          <w:ilvl w:val="0"/>
          <w:numId w:val="1"/>
        </w:numPr>
        <w:spacing w:after="160" w:line="259" w:lineRule="auto"/>
        <w:rPr>
          <w:rFonts w:ascii="Calibri" w:eastAsia="Calibri" w:hAnsi="Calibri" w:cs="Calibri"/>
        </w:rPr>
      </w:pPr>
      <w:r>
        <w:rPr>
          <w:rFonts w:ascii="Calibri" w:eastAsia="Calibri" w:hAnsi="Calibri" w:cs="Calibri"/>
        </w:rPr>
        <w:t>Bus owner</w:t>
      </w:r>
    </w:p>
    <w:p w14:paraId="551CFDFC" w14:textId="77777777" w:rsidR="00201A3A" w:rsidRDefault="00000000">
      <w:pPr>
        <w:spacing w:after="160" w:line="259" w:lineRule="auto"/>
        <w:rPr>
          <w:rFonts w:ascii="Calibri" w:eastAsia="Calibri" w:hAnsi="Calibri" w:cs="Calibri"/>
          <w:b/>
        </w:rPr>
      </w:pPr>
      <w:r>
        <w:rPr>
          <w:rFonts w:ascii="Calibri" w:eastAsia="Calibri" w:hAnsi="Calibri" w:cs="Calibri"/>
          <w:b/>
        </w:rPr>
        <w:t>Users story</w:t>
      </w:r>
    </w:p>
    <w:p w14:paraId="5448808A" w14:textId="77777777" w:rsidR="00201A3A" w:rsidRDefault="00000000">
      <w:pPr>
        <w:numPr>
          <w:ilvl w:val="0"/>
          <w:numId w:val="9"/>
        </w:numPr>
        <w:spacing w:line="259" w:lineRule="auto"/>
        <w:rPr>
          <w:rFonts w:ascii="Calibri" w:eastAsia="Calibri" w:hAnsi="Calibri" w:cs="Calibri"/>
        </w:rPr>
      </w:pPr>
      <w:r>
        <w:rPr>
          <w:rFonts w:ascii="Calibri" w:eastAsia="Calibri" w:hAnsi="Calibri" w:cs="Calibri"/>
        </w:rPr>
        <w:t>Traveller</w:t>
      </w:r>
    </w:p>
    <w:p w14:paraId="7C781FB9" w14:textId="77777777" w:rsidR="00201A3A" w:rsidRDefault="00000000">
      <w:pPr>
        <w:numPr>
          <w:ilvl w:val="0"/>
          <w:numId w:val="14"/>
        </w:numPr>
        <w:spacing w:line="259" w:lineRule="auto"/>
        <w:rPr>
          <w:rFonts w:ascii="Calibri" w:eastAsia="Calibri" w:hAnsi="Calibri" w:cs="Calibri"/>
        </w:rPr>
      </w:pPr>
      <w:r>
        <w:rPr>
          <w:rFonts w:ascii="Calibri" w:eastAsia="Calibri" w:hAnsi="Calibri" w:cs="Calibri"/>
        </w:rPr>
        <w:t xml:space="preserve"> As a customer, I want to book the tickets quickly form wherever I am </w:t>
      </w:r>
    </w:p>
    <w:p w14:paraId="2765E422" w14:textId="77777777" w:rsidR="00201A3A" w:rsidRDefault="00000000">
      <w:pPr>
        <w:numPr>
          <w:ilvl w:val="0"/>
          <w:numId w:val="14"/>
        </w:numPr>
        <w:spacing w:line="259" w:lineRule="auto"/>
        <w:rPr>
          <w:rFonts w:ascii="Calibri" w:eastAsia="Calibri" w:hAnsi="Calibri" w:cs="Calibri"/>
        </w:rPr>
      </w:pPr>
      <w:r>
        <w:rPr>
          <w:rFonts w:ascii="Calibri" w:eastAsia="Calibri" w:hAnsi="Calibri" w:cs="Calibri"/>
        </w:rPr>
        <w:t xml:space="preserve">As a customer, I want to </w:t>
      </w:r>
      <w:proofErr w:type="spellStart"/>
      <w:r>
        <w:rPr>
          <w:rFonts w:ascii="Calibri" w:eastAsia="Calibri" w:hAnsi="Calibri" w:cs="Calibri"/>
        </w:rPr>
        <w:t>chose</w:t>
      </w:r>
      <w:proofErr w:type="spellEnd"/>
      <w:r>
        <w:rPr>
          <w:rFonts w:ascii="Calibri" w:eastAsia="Calibri" w:hAnsi="Calibri" w:cs="Calibri"/>
        </w:rPr>
        <w:t xml:space="preserve"> the bus and seat as I want</w:t>
      </w:r>
    </w:p>
    <w:p w14:paraId="0AEDC3CC" w14:textId="77777777" w:rsidR="00201A3A" w:rsidRDefault="00000000">
      <w:pPr>
        <w:numPr>
          <w:ilvl w:val="0"/>
          <w:numId w:val="14"/>
        </w:numPr>
        <w:spacing w:line="259" w:lineRule="auto"/>
        <w:rPr>
          <w:rFonts w:ascii="Calibri" w:eastAsia="Calibri" w:hAnsi="Calibri" w:cs="Calibri"/>
        </w:rPr>
      </w:pPr>
      <w:r>
        <w:rPr>
          <w:rFonts w:ascii="Calibri" w:eastAsia="Calibri" w:hAnsi="Calibri" w:cs="Calibri"/>
        </w:rPr>
        <w:t>As a customer, I should be able to give feedback about the online service</w:t>
      </w:r>
    </w:p>
    <w:p w14:paraId="5E7D1B9C" w14:textId="77777777" w:rsidR="00201A3A" w:rsidRDefault="00000000">
      <w:pPr>
        <w:numPr>
          <w:ilvl w:val="0"/>
          <w:numId w:val="9"/>
        </w:numPr>
        <w:spacing w:line="259" w:lineRule="auto"/>
        <w:rPr>
          <w:rFonts w:ascii="Calibri" w:eastAsia="Calibri" w:hAnsi="Calibri" w:cs="Calibri"/>
        </w:rPr>
      </w:pPr>
      <w:r>
        <w:rPr>
          <w:rFonts w:ascii="Calibri" w:eastAsia="Calibri" w:hAnsi="Calibri" w:cs="Calibri"/>
        </w:rPr>
        <w:t xml:space="preserve">System administrator </w:t>
      </w:r>
    </w:p>
    <w:p w14:paraId="009919D9" w14:textId="77777777" w:rsidR="00201A3A" w:rsidRDefault="00000000">
      <w:pPr>
        <w:numPr>
          <w:ilvl w:val="0"/>
          <w:numId w:val="5"/>
        </w:numPr>
        <w:spacing w:line="259" w:lineRule="auto"/>
        <w:rPr>
          <w:rFonts w:ascii="Calibri" w:eastAsia="Calibri" w:hAnsi="Calibri" w:cs="Calibri"/>
        </w:rPr>
      </w:pPr>
      <w:r>
        <w:rPr>
          <w:rFonts w:ascii="Calibri" w:eastAsia="Calibri" w:hAnsi="Calibri" w:cs="Calibri"/>
        </w:rPr>
        <w:t>As a system administrator, I want to sell the tickets quickly by making my tickets online</w:t>
      </w:r>
    </w:p>
    <w:p w14:paraId="0C815C12" w14:textId="77777777" w:rsidR="00201A3A" w:rsidRDefault="00000000">
      <w:pPr>
        <w:numPr>
          <w:ilvl w:val="0"/>
          <w:numId w:val="5"/>
        </w:numPr>
        <w:spacing w:line="259" w:lineRule="auto"/>
        <w:rPr>
          <w:rFonts w:ascii="Calibri" w:eastAsia="Calibri" w:hAnsi="Calibri" w:cs="Calibri"/>
        </w:rPr>
      </w:pPr>
      <w:r>
        <w:rPr>
          <w:rFonts w:ascii="Calibri" w:eastAsia="Calibri" w:hAnsi="Calibri" w:cs="Calibri"/>
        </w:rPr>
        <w:t>As a system administrator, I want to see the list of transactions that happened on a particular day.</w:t>
      </w:r>
    </w:p>
    <w:p w14:paraId="59B5E7E5" w14:textId="77777777" w:rsidR="00201A3A" w:rsidRDefault="00000000">
      <w:pPr>
        <w:numPr>
          <w:ilvl w:val="0"/>
          <w:numId w:val="5"/>
        </w:numPr>
        <w:spacing w:after="160" w:line="259" w:lineRule="auto"/>
        <w:rPr>
          <w:rFonts w:ascii="Calibri" w:eastAsia="Calibri" w:hAnsi="Calibri" w:cs="Calibri"/>
        </w:rPr>
      </w:pPr>
      <w:r>
        <w:rPr>
          <w:rFonts w:ascii="Calibri" w:eastAsia="Calibri" w:hAnsi="Calibri" w:cs="Calibri"/>
        </w:rPr>
        <w:t>As a system administrator, I should be able to modify the booking such as date and seat whenever the customer wants to make changes.</w:t>
      </w:r>
    </w:p>
    <w:p w14:paraId="328E1ADD" w14:textId="77777777" w:rsidR="00201A3A" w:rsidRDefault="00000000">
      <w:pPr>
        <w:spacing w:after="160" w:line="259" w:lineRule="auto"/>
        <w:rPr>
          <w:rFonts w:ascii="Calibri" w:eastAsia="Calibri" w:hAnsi="Calibri" w:cs="Calibri"/>
        </w:rPr>
      </w:pPr>
      <w:r>
        <w:rPr>
          <w:rFonts w:ascii="Calibri" w:eastAsia="Calibri" w:hAnsi="Calibri" w:cs="Calibri"/>
        </w:rPr>
        <w:tab/>
        <w:t>3.bus owner</w:t>
      </w:r>
    </w:p>
    <w:p w14:paraId="10A96A34" w14:textId="77777777" w:rsidR="00201A3A" w:rsidRDefault="00000000">
      <w:pPr>
        <w:numPr>
          <w:ilvl w:val="0"/>
          <w:numId w:val="7"/>
        </w:numPr>
        <w:spacing w:line="259" w:lineRule="auto"/>
        <w:rPr>
          <w:rFonts w:ascii="Calibri" w:eastAsia="Calibri" w:hAnsi="Calibri" w:cs="Calibri"/>
        </w:rPr>
      </w:pPr>
      <w:r>
        <w:rPr>
          <w:rFonts w:ascii="Calibri" w:eastAsia="Calibri" w:hAnsi="Calibri" w:cs="Calibri"/>
        </w:rPr>
        <w:t>As a bus owner , I want to be able to register my bus so that it is available in the online ticket booking system.</w:t>
      </w:r>
    </w:p>
    <w:p w14:paraId="4E5BFF2B" w14:textId="77777777" w:rsidR="00201A3A" w:rsidRDefault="00000000">
      <w:pPr>
        <w:numPr>
          <w:ilvl w:val="0"/>
          <w:numId w:val="7"/>
        </w:numPr>
        <w:spacing w:after="160" w:line="259" w:lineRule="auto"/>
        <w:rPr>
          <w:rFonts w:ascii="Calibri" w:eastAsia="Calibri" w:hAnsi="Calibri" w:cs="Calibri"/>
        </w:rPr>
      </w:pPr>
      <w:r>
        <w:rPr>
          <w:rFonts w:ascii="Calibri" w:eastAsia="Calibri" w:hAnsi="Calibri" w:cs="Calibri"/>
        </w:rPr>
        <w:t>As a bus owner, I should be able to cancel the bus registration if I want to.</w:t>
      </w:r>
    </w:p>
    <w:p w14:paraId="3A58E9E4" w14:textId="77777777" w:rsidR="00201A3A" w:rsidRDefault="00000000">
      <w:pPr>
        <w:spacing w:after="160" w:line="259" w:lineRule="auto"/>
        <w:rPr>
          <w:rFonts w:ascii="Calibri" w:eastAsia="Calibri" w:hAnsi="Calibri" w:cs="Calibri"/>
        </w:rPr>
      </w:pPr>
      <w:r>
        <w:rPr>
          <w:rFonts w:ascii="Calibri" w:eastAsia="Calibri" w:hAnsi="Calibri" w:cs="Calibri"/>
        </w:rPr>
        <w:tab/>
        <w:t>4.bus driver</w:t>
      </w:r>
    </w:p>
    <w:p w14:paraId="00119E6F" w14:textId="77777777" w:rsidR="00201A3A" w:rsidRDefault="00000000">
      <w:pPr>
        <w:numPr>
          <w:ilvl w:val="0"/>
          <w:numId w:val="16"/>
        </w:numPr>
        <w:spacing w:line="259" w:lineRule="auto"/>
        <w:rPr>
          <w:rFonts w:ascii="Calibri" w:eastAsia="Calibri" w:hAnsi="Calibri" w:cs="Calibri"/>
        </w:rPr>
      </w:pPr>
      <w:r>
        <w:rPr>
          <w:rFonts w:ascii="Calibri" w:eastAsia="Calibri" w:hAnsi="Calibri" w:cs="Calibri"/>
        </w:rPr>
        <w:t xml:space="preserve">As a bus driver </w:t>
      </w:r>
      <w:proofErr w:type="spellStart"/>
      <w:r>
        <w:rPr>
          <w:rFonts w:ascii="Calibri" w:eastAsia="Calibri" w:hAnsi="Calibri" w:cs="Calibri"/>
        </w:rPr>
        <w:t>i</w:t>
      </w:r>
      <w:proofErr w:type="spellEnd"/>
      <w:r>
        <w:rPr>
          <w:rFonts w:ascii="Calibri" w:eastAsia="Calibri" w:hAnsi="Calibri" w:cs="Calibri"/>
        </w:rPr>
        <w:t xml:space="preserve"> should be able to register my own bus in the system</w:t>
      </w:r>
    </w:p>
    <w:p w14:paraId="3EF7AA31" w14:textId="77777777" w:rsidR="00201A3A" w:rsidRDefault="00000000">
      <w:pPr>
        <w:numPr>
          <w:ilvl w:val="0"/>
          <w:numId w:val="16"/>
        </w:numPr>
        <w:spacing w:after="160" w:line="259" w:lineRule="auto"/>
        <w:rPr>
          <w:rFonts w:ascii="Calibri" w:eastAsia="Calibri" w:hAnsi="Calibri" w:cs="Calibri"/>
        </w:rPr>
      </w:pPr>
      <w:r>
        <w:rPr>
          <w:rFonts w:ascii="Calibri" w:eastAsia="Calibri" w:hAnsi="Calibri" w:cs="Calibri"/>
        </w:rPr>
        <w:lastRenderedPageBreak/>
        <w:t xml:space="preserve">And </w:t>
      </w:r>
      <w:proofErr w:type="spellStart"/>
      <w:r>
        <w:rPr>
          <w:rFonts w:ascii="Calibri" w:eastAsia="Calibri" w:hAnsi="Calibri" w:cs="Calibri"/>
        </w:rPr>
        <w:t>i</w:t>
      </w:r>
      <w:proofErr w:type="spellEnd"/>
      <w:r>
        <w:rPr>
          <w:rFonts w:ascii="Calibri" w:eastAsia="Calibri" w:hAnsi="Calibri" w:cs="Calibri"/>
        </w:rPr>
        <w:t xml:space="preserve"> should be also be able to cancel the registration in the system and also check the bus </w:t>
      </w:r>
      <w:proofErr w:type="spellStart"/>
      <w:r>
        <w:rPr>
          <w:rFonts w:ascii="Calibri" w:eastAsia="Calibri" w:hAnsi="Calibri" w:cs="Calibri"/>
        </w:rPr>
        <w:t>shedule</w:t>
      </w:r>
      <w:proofErr w:type="spellEnd"/>
      <w:r>
        <w:rPr>
          <w:rFonts w:ascii="Calibri" w:eastAsia="Calibri" w:hAnsi="Calibri" w:cs="Calibri"/>
        </w:rPr>
        <w:t xml:space="preserve"> </w:t>
      </w:r>
    </w:p>
    <w:p w14:paraId="3E48F78A" w14:textId="77777777" w:rsidR="00201A3A"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p>
    <w:p w14:paraId="104D332A" w14:textId="77777777" w:rsidR="00201A3A" w:rsidRDefault="00201A3A">
      <w:pPr>
        <w:spacing w:after="160" w:line="259" w:lineRule="auto"/>
        <w:rPr>
          <w:rFonts w:ascii="Calibri" w:eastAsia="Calibri" w:hAnsi="Calibri" w:cs="Calibri"/>
        </w:rPr>
      </w:pPr>
    </w:p>
    <w:p w14:paraId="7CB0976A" w14:textId="77777777" w:rsidR="00201A3A" w:rsidRDefault="00201A3A">
      <w:pPr>
        <w:spacing w:after="160" w:line="259" w:lineRule="auto"/>
        <w:rPr>
          <w:rFonts w:ascii="Calibri" w:eastAsia="Calibri" w:hAnsi="Calibri" w:cs="Calibri"/>
          <w:u w:val="single"/>
        </w:rPr>
      </w:pPr>
    </w:p>
    <w:p w14:paraId="1DADB073" w14:textId="77777777" w:rsidR="00201A3A" w:rsidRDefault="00000000">
      <w:pPr>
        <w:spacing w:after="160" w:line="259" w:lineRule="auto"/>
        <w:rPr>
          <w:rFonts w:ascii="Calibri" w:eastAsia="Calibri" w:hAnsi="Calibri" w:cs="Calibri"/>
          <w:b/>
        </w:rPr>
      </w:pPr>
      <w:r>
        <w:rPr>
          <w:rFonts w:ascii="Calibri" w:eastAsia="Calibri" w:hAnsi="Calibri" w:cs="Calibri"/>
          <w:b/>
        </w:rPr>
        <w:t>User acceptance for customer</w:t>
      </w:r>
    </w:p>
    <w:p w14:paraId="2B56F7D5" w14:textId="77777777" w:rsidR="00201A3A" w:rsidRDefault="00201A3A">
      <w:pPr>
        <w:spacing w:line="259" w:lineRule="auto"/>
        <w:ind w:left="1440"/>
        <w:rPr>
          <w:rFonts w:ascii="Calibri" w:eastAsia="Calibri" w:hAnsi="Calibri" w:cs="Calibri"/>
        </w:rPr>
      </w:pPr>
    </w:p>
    <w:p w14:paraId="426E67DE" w14:textId="77777777" w:rsidR="00201A3A" w:rsidRDefault="00000000">
      <w:pPr>
        <w:numPr>
          <w:ilvl w:val="0"/>
          <w:numId w:val="18"/>
        </w:numPr>
        <w:spacing w:line="259" w:lineRule="auto"/>
        <w:rPr>
          <w:rFonts w:ascii="Calibri" w:eastAsia="Calibri" w:hAnsi="Calibri" w:cs="Calibri"/>
        </w:rPr>
      </w:pPr>
      <w:r>
        <w:rPr>
          <w:rFonts w:ascii="Calibri" w:eastAsia="Calibri" w:hAnsi="Calibri" w:cs="Calibri"/>
        </w:rPr>
        <w:t>availability of the bus and the bus seat must be displayed</w:t>
      </w:r>
    </w:p>
    <w:p w14:paraId="2093800C" w14:textId="77777777" w:rsidR="00201A3A" w:rsidRDefault="00000000">
      <w:pPr>
        <w:numPr>
          <w:ilvl w:val="0"/>
          <w:numId w:val="18"/>
        </w:numPr>
        <w:spacing w:line="259" w:lineRule="auto"/>
        <w:rPr>
          <w:rFonts w:ascii="Calibri" w:eastAsia="Calibri" w:hAnsi="Calibri" w:cs="Calibri"/>
        </w:rPr>
      </w:pPr>
      <w:r>
        <w:rPr>
          <w:rFonts w:ascii="Calibri" w:eastAsia="Calibri" w:hAnsi="Calibri" w:cs="Calibri"/>
        </w:rPr>
        <w:t>confirmation message should be received by the users</w:t>
      </w:r>
    </w:p>
    <w:p w14:paraId="55A42260" w14:textId="77777777" w:rsidR="00201A3A" w:rsidRDefault="00000000">
      <w:pPr>
        <w:numPr>
          <w:ilvl w:val="0"/>
          <w:numId w:val="18"/>
        </w:numPr>
        <w:spacing w:line="259" w:lineRule="auto"/>
        <w:rPr>
          <w:rFonts w:ascii="Calibri" w:eastAsia="Calibri" w:hAnsi="Calibri" w:cs="Calibri"/>
        </w:rPr>
      </w:pPr>
      <w:r>
        <w:rPr>
          <w:rFonts w:ascii="Calibri" w:eastAsia="Calibri" w:hAnsi="Calibri" w:cs="Calibri"/>
        </w:rPr>
        <w:t>user should be able to change the date</w:t>
      </w:r>
    </w:p>
    <w:p w14:paraId="14C7AACC" w14:textId="77777777" w:rsidR="00201A3A" w:rsidRDefault="00000000">
      <w:pPr>
        <w:numPr>
          <w:ilvl w:val="0"/>
          <w:numId w:val="18"/>
        </w:numPr>
        <w:spacing w:line="259" w:lineRule="auto"/>
        <w:rPr>
          <w:rFonts w:ascii="Calibri" w:eastAsia="Calibri" w:hAnsi="Calibri" w:cs="Calibri"/>
        </w:rPr>
      </w:pPr>
      <w:r>
        <w:rPr>
          <w:rFonts w:ascii="Calibri" w:eastAsia="Calibri" w:hAnsi="Calibri" w:cs="Calibri"/>
        </w:rPr>
        <w:t>user must be able to choose the desired seats</w:t>
      </w:r>
    </w:p>
    <w:p w14:paraId="4AF0197E" w14:textId="77777777" w:rsidR="00201A3A" w:rsidRDefault="00000000">
      <w:pPr>
        <w:numPr>
          <w:ilvl w:val="0"/>
          <w:numId w:val="18"/>
        </w:numPr>
        <w:spacing w:after="160" w:line="259" w:lineRule="auto"/>
        <w:rPr>
          <w:rFonts w:ascii="Calibri" w:eastAsia="Calibri" w:hAnsi="Calibri" w:cs="Calibri"/>
        </w:rPr>
      </w:pPr>
      <w:r>
        <w:rPr>
          <w:rFonts w:ascii="Calibri" w:eastAsia="Calibri" w:hAnsi="Calibri" w:cs="Calibri"/>
        </w:rPr>
        <w:t>Users should be able to cancel the booking if they want to cancel.</w:t>
      </w:r>
    </w:p>
    <w:p w14:paraId="780ED841" w14:textId="77777777" w:rsidR="00201A3A" w:rsidRDefault="00000000">
      <w:pPr>
        <w:spacing w:after="160" w:line="259" w:lineRule="auto"/>
        <w:rPr>
          <w:rFonts w:ascii="Calibri" w:eastAsia="Calibri" w:hAnsi="Calibri" w:cs="Calibri"/>
          <w:b/>
        </w:rPr>
      </w:pPr>
      <w:r>
        <w:rPr>
          <w:rFonts w:ascii="Calibri" w:eastAsia="Calibri" w:hAnsi="Calibri" w:cs="Calibri"/>
          <w:b/>
        </w:rPr>
        <w:t>User acceptance for system administrator</w:t>
      </w:r>
    </w:p>
    <w:p w14:paraId="6C8B1B83" w14:textId="77777777" w:rsidR="00201A3A" w:rsidRDefault="00000000">
      <w:pPr>
        <w:numPr>
          <w:ilvl w:val="0"/>
          <w:numId w:val="20"/>
        </w:numPr>
        <w:spacing w:line="259" w:lineRule="auto"/>
        <w:rPr>
          <w:rFonts w:ascii="Calibri" w:eastAsia="Calibri" w:hAnsi="Calibri" w:cs="Calibri"/>
        </w:rPr>
      </w:pPr>
      <w:r>
        <w:rPr>
          <w:rFonts w:ascii="Calibri" w:eastAsia="Calibri" w:hAnsi="Calibri" w:cs="Calibri"/>
        </w:rPr>
        <w:t>should be able to send the confirmation message to the customers</w:t>
      </w:r>
    </w:p>
    <w:p w14:paraId="2FAB71FE" w14:textId="77777777" w:rsidR="00201A3A" w:rsidRDefault="00000000">
      <w:pPr>
        <w:numPr>
          <w:ilvl w:val="0"/>
          <w:numId w:val="20"/>
        </w:numPr>
        <w:spacing w:line="259" w:lineRule="auto"/>
        <w:rPr>
          <w:rFonts w:ascii="Calibri" w:eastAsia="Calibri" w:hAnsi="Calibri" w:cs="Calibri"/>
        </w:rPr>
      </w:pPr>
      <w:r>
        <w:rPr>
          <w:rFonts w:ascii="Calibri" w:eastAsia="Calibri" w:hAnsi="Calibri" w:cs="Calibri"/>
        </w:rPr>
        <w:t>should be able to make changes in the system like date and seat for the customers.</w:t>
      </w:r>
    </w:p>
    <w:p w14:paraId="5F40EB6C" w14:textId="77777777" w:rsidR="00201A3A" w:rsidRDefault="00000000">
      <w:pPr>
        <w:numPr>
          <w:ilvl w:val="0"/>
          <w:numId w:val="20"/>
        </w:numPr>
        <w:spacing w:line="259" w:lineRule="auto"/>
        <w:rPr>
          <w:rFonts w:ascii="Calibri" w:eastAsia="Calibri" w:hAnsi="Calibri" w:cs="Calibri"/>
        </w:rPr>
      </w:pPr>
      <w:r>
        <w:rPr>
          <w:rFonts w:ascii="Calibri" w:eastAsia="Calibri" w:hAnsi="Calibri" w:cs="Calibri"/>
        </w:rPr>
        <w:t xml:space="preserve"> Should  be able to add bus, remove bus from the system</w:t>
      </w:r>
    </w:p>
    <w:p w14:paraId="58947961" w14:textId="77777777" w:rsidR="00201A3A" w:rsidRDefault="00000000">
      <w:pPr>
        <w:numPr>
          <w:ilvl w:val="0"/>
          <w:numId w:val="20"/>
        </w:numPr>
        <w:spacing w:line="259" w:lineRule="auto"/>
        <w:rPr>
          <w:rFonts w:ascii="Calibri" w:eastAsia="Calibri" w:hAnsi="Calibri" w:cs="Calibri"/>
        </w:rPr>
      </w:pPr>
      <w:r>
        <w:rPr>
          <w:rFonts w:ascii="Calibri" w:eastAsia="Calibri" w:hAnsi="Calibri" w:cs="Calibri"/>
        </w:rPr>
        <w:t xml:space="preserve">Should  be able to update the bus price </w:t>
      </w:r>
    </w:p>
    <w:p w14:paraId="530174B3" w14:textId="77777777" w:rsidR="00201A3A" w:rsidRDefault="00000000">
      <w:pPr>
        <w:numPr>
          <w:ilvl w:val="0"/>
          <w:numId w:val="20"/>
        </w:numPr>
        <w:spacing w:line="259" w:lineRule="auto"/>
        <w:rPr>
          <w:rFonts w:ascii="Calibri" w:eastAsia="Calibri" w:hAnsi="Calibri" w:cs="Calibri"/>
        </w:rPr>
      </w:pPr>
      <w:r>
        <w:rPr>
          <w:rFonts w:ascii="Calibri" w:eastAsia="Calibri" w:hAnsi="Calibri" w:cs="Calibri"/>
        </w:rPr>
        <w:t xml:space="preserve">Collect the information for payment </w:t>
      </w:r>
    </w:p>
    <w:p w14:paraId="79E6D788" w14:textId="77777777" w:rsidR="00201A3A" w:rsidRDefault="00000000">
      <w:pPr>
        <w:numPr>
          <w:ilvl w:val="0"/>
          <w:numId w:val="20"/>
        </w:numPr>
        <w:spacing w:after="160" w:line="259" w:lineRule="auto"/>
        <w:rPr>
          <w:rFonts w:ascii="Calibri" w:eastAsia="Calibri" w:hAnsi="Calibri" w:cs="Calibri"/>
        </w:rPr>
      </w:pPr>
      <w:r>
        <w:rPr>
          <w:rFonts w:ascii="Calibri" w:eastAsia="Calibri" w:hAnsi="Calibri" w:cs="Calibri"/>
        </w:rPr>
        <w:t>Collect the bus owner information to make the bus available in the system.</w:t>
      </w:r>
    </w:p>
    <w:p w14:paraId="27E77AD0" w14:textId="77777777" w:rsidR="00201A3A" w:rsidRDefault="00000000">
      <w:pPr>
        <w:spacing w:after="160" w:line="259" w:lineRule="auto"/>
        <w:rPr>
          <w:rFonts w:ascii="Calibri" w:eastAsia="Calibri" w:hAnsi="Calibri" w:cs="Calibri"/>
          <w:b/>
        </w:rPr>
      </w:pPr>
      <w:r>
        <w:rPr>
          <w:rFonts w:ascii="Calibri" w:eastAsia="Calibri" w:hAnsi="Calibri" w:cs="Calibri"/>
          <w:b/>
        </w:rPr>
        <w:t>User acceptance for bus owner</w:t>
      </w:r>
    </w:p>
    <w:p w14:paraId="765F4185" w14:textId="77777777" w:rsidR="00201A3A" w:rsidRDefault="00000000">
      <w:pPr>
        <w:numPr>
          <w:ilvl w:val="0"/>
          <w:numId w:val="10"/>
        </w:numPr>
        <w:spacing w:line="259" w:lineRule="auto"/>
        <w:rPr>
          <w:rFonts w:ascii="Calibri" w:eastAsia="Calibri" w:hAnsi="Calibri" w:cs="Calibri"/>
        </w:rPr>
      </w:pPr>
      <w:r>
        <w:rPr>
          <w:rFonts w:ascii="Calibri" w:eastAsia="Calibri" w:hAnsi="Calibri" w:cs="Calibri"/>
        </w:rPr>
        <w:t>Should be able to register the bus in order to make the bus available</w:t>
      </w:r>
    </w:p>
    <w:p w14:paraId="3F6181DA" w14:textId="77777777" w:rsidR="00201A3A" w:rsidRDefault="00000000">
      <w:pPr>
        <w:numPr>
          <w:ilvl w:val="0"/>
          <w:numId w:val="10"/>
        </w:numPr>
        <w:spacing w:after="160" w:line="259" w:lineRule="auto"/>
        <w:rPr>
          <w:rFonts w:ascii="Calibri" w:eastAsia="Calibri" w:hAnsi="Calibri" w:cs="Calibri"/>
        </w:rPr>
      </w:pPr>
      <w:r>
        <w:rPr>
          <w:rFonts w:ascii="Calibri" w:eastAsia="Calibri" w:hAnsi="Calibri" w:cs="Calibri"/>
        </w:rPr>
        <w:t>Should be able to cancel the bus registration.</w:t>
      </w:r>
    </w:p>
    <w:p w14:paraId="1ABF6FD3" w14:textId="77777777" w:rsidR="00201A3A" w:rsidRDefault="00201A3A">
      <w:pPr>
        <w:spacing w:after="160" w:line="259" w:lineRule="auto"/>
        <w:rPr>
          <w:rFonts w:ascii="Calibri" w:eastAsia="Calibri" w:hAnsi="Calibri" w:cs="Calibri"/>
        </w:rPr>
      </w:pPr>
    </w:p>
    <w:p w14:paraId="3D31AD25" w14:textId="77777777" w:rsidR="00201A3A" w:rsidRDefault="00000000">
      <w:pPr>
        <w:spacing w:after="160" w:line="259" w:lineRule="auto"/>
        <w:rPr>
          <w:rFonts w:ascii="Calibri" w:eastAsia="Calibri" w:hAnsi="Calibri" w:cs="Calibri"/>
          <w:b/>
        </w:rPr>
      </w:pPr>
      <w:r>
        <w:rPr>
          <w:rFonts w:ascii="Calibri" w:eastAsia="Calibri" w:hAnsi="Calibri" w:cs="Calibri"/>
          <w:b/>
        </w:rPr>
        <w:t>User acceptance for bus driver</w:t>
      </w:r>
    </w:p>
    <w:p w14:paraId="35CC46D3" w14:textId="77777777" w:rsidR="00201A3A" w:rsidRDefault="00000000">
      <w:pPr>
        <w:numPr>
          <w:ilvl w:val="0"/>
          <w:numId w:val="10"/>
        </w:numPr>
        <w:spacing w:line="259" w:lineRule="auto"/>
        <w:rPr>
          <w:rFonts w:ascii="Calibri" w:eastAsia="Calibri" w:hAnsi="Calibri" w:cs="Calibri"/>
        </w:rPr>
      </w:pPr>
      <w:r>
        <w:rPr>
          <w:rFonts w:ascii="Calibri" w:eastAsia="Calibri" w:hAnsi="Calibri" w:cs="Calibri"/>
        </w:rPr>
        <w:t>Should be able to register the bus in order to make the bus available in the system</w:t>
      </w:r>
    </w:p>
    <w:p w14:paraId="78C5D315" w14:textId="77777777" w:rsidR="00201A3A" w:rsidRDefault="00000000">
      <w:pPr>
        <w:numPr>
          <w:ilvl w:val="0"/>
          <w:numId w:val="10"/>
        </w:numPr>
        <w:spacing w:after="160" w:line="259" w:lineRule="auto"/>
        <w:rPr>
          <w:rFonts w:ascii="Calibri" w:eastAsia="Calibri" w:hAnsi="Calibri" w:cs="Calibri"/>
        </w:rPr>
      </w:pPr>
      <w:r>
        <w:rPr>
          <w:rFonts w:ascii="Calibri" w:eastAsia="Calibri" w:hAnsi="Calibri" w:cs="Calibri"/>
        </w:rPr>
        <w:t>Should be able to cancel the bus registration.</w:t>
      </w:r>
    </w:p>
    <w:p w14:paraId="583FC2F1" w14:textId="77777777" w:rsidR="00201A3A" w:rsidRDefault="00201A3A">
      <w:pPr>
        <w:spacing w:after="160" w:line="259" w:lineRule="auto"/>
        <w:rPr>
          <w:rFonts w:ascii="Calibri" w:eastAsia="Calibri" w:hAnsi="Calibri" w:cs="Calibri"/>
          <w:u w:val="single"/>
        </w:rPr>
      </w:pPr>
    </w:p>
    <w:p w14:paraId="21266A33" w14:textId="77777777" w:rsidR="00201A3A" w:rsidRDefault="00201A3A">
      <w:pPr>
        <w:spacing w:after="160" w:line="259" w:lineRule="auto"/>
        <w:rPr>
          <w:rFonts w:ascii="Calibri" w:eastAsia="Calibri" w:hAnsi="Calibri" w:cs="Calibri"/>
          <w:u w:val="single"/>
        </w:rPr>
      </w:pPr>
    </w:p>
    <w:p w14:paraId="59C4E76A" w14:textId="77777777" w:rsidR="00201A3A" w:rsidRDefault="00201A3A">
      <w:pPr>
        <w:spacing w:after="160" w:line="259" w:lineRule="auto"/>
        <w:rPr>
          <w:rFonts w:ascii="Calibri" w:eastAsia="Calibri" w:hAnsi="Calibri" w:cs="Calibri"/>
        </w:rPr>
      </w:pPr>
    </w:p>
    <w:p w14:paraId="71EEB2E2" w14:textId="77777777" w:rsidR="00201A3A" w:rsidRDefault="00201A3A">
      <w:pPr>
        <w:spacing w:after="160" w:line="259" w:lineRule="auto"/>
        <w:rPr>
          <w:rFonts w:ascii="Calibri" w:eastAsia="Calibri" w:hAnsi="Calibri" w:cs="Calibri"/>
        </w:rPr>
      </w:pPr>
    </w:p>
    <w:p w14:paraId="6D517F16" w14:textId="77777777" w:rsidR="00201A3A" w:rsidRDefault="00201A3A">
      <w:pPr>
        <w:spacing w:after="160" w:line="259" w:lineRule="auto"/>
        <w:rPr>
          <w:rFonts w:ascii="Calibri" w:eastAsia="Calibri" w:hAnsi="Calibri" w:cs="Calibri"/>
        </w:rPr>
      </w:pPr>
    </w:p>
    <w:p w14:paraId="6A8559EA" w14:textId="77777777" w:rsidR="00201A3A" w:rsidRDefault="00201A3A">
      <w:pPr>
        <w:spacing w:after="160" w:line="259" w:lineRule="auto"/>
        <w:rPr>
          <w:rFonts w:ascii="Calibri" w:eastAsia="Calibri" w:hAnsi="Calibri" w:cs="Calibri"/>
        </w:rPr>
      </w:pPr>
    </w:p>
    <w:p w14:paraId="18D747A4" w14:textId="77777777" w:rsidR="00201A3A" w:rsidRDefault="00201A3A">
      <w:pPr>
        <w:spacing w:after="160" w:line="259" w:lineRule="auto"/>
        <w:rPr>
          <w:rFonts w:ascii="Calibri" w:eastAsia="Calibri" w:hAnsi="Calibri" w:cs="Calibri"/>
          <w:u w:val="single"/>
        </w:rPr>
      </w:pPr>
    </w:p>
    <w:p w14:paraId="15E42C0F" w14:textId="77777777" w:rsidR="00201A3A" w:rsidRDefault="00201A3A">
      <w:pPr>
        <w:spacing w:after="160" w:line="259" w:lineRule="auto"/>
        <w:rPr>
          <w:rFonts w:ascii="Calibri" w:eastAsia="Calibri" w:hAnsi="Calibri" w:cs="Calibri"/>
          <w:u w:val="single"/>
        </w:rPr>
      </w:pPr>
    </w:p>
    <w:p w14:paraId="6D7AE7E1" w14:textId="77777777" w:rsidR="00201A3A" w:rsidRDefault="00201A3A">
      <w:pPr>
        <w:spacing w:after="160" w:line="259" w:lineRule="auto"/>
        <w:rPr>
          <w:rFonts w:ascii="Calibri" w:eastAsia="Calibri" w:hAnsi="Calibri" w:cs="Calibri"/>
          <w:u w:val="single"/>
        </w:rPr>
      </w:pPr>
    </w:p>
    <w:p w14:paraId="1F1E97EE" w14:textId="77777777" w:rsidR="00201A3A" w:rsidRDefault="00201A3A">
      <w:pPr>
        <w:spacing w:after="160" w:line="259" w:lineRule="auto"/>
        <w:rPr>
          <w:rFonts w:ascii="Calibri" w:eastAsia="Calibri" w:hAnsi="Calibri" w:cs="Calibri"/>
          <w:u w:val="single"/>
        </w:rPr>
      </w:pPr>
    </w:p>
    <w:p w14:paraId="73B73C3B" w14:textId="77777777" w:rsidR="00201A3A" w:rsidRDefault="00201A3A">
      <w:pPr>
        <w:spacing w:after="160" w:line="259" w:lineRule="auto"/>
        <w:rPr>
          <w:rFonts w:ascii="Calibri" w:eastAsia="Calibri" w:hAnsi="Calibri" w:cs="Calibri"/>
          <w:u w:val="single"/>
        </w:rPr>
      </w:pPr>
    </w:p>
    <w:p w14:paraId="578E9B2B" w14:textId="77777777" w:rsidR="00201A3A" w:rsidRDefault="00201A3A">
      <w:pPr>
        <w:spacing w:after="160" w:line="259" w:lineRule="auto"/>
        <w:rPr>
          <w:rFonts w:ascii="Calibri" w:eastAsia="Calibri" w:hAnsi="Calibri" w:cs="Calibri"/>
          <w:u w:val="single"/>
        </w:rPr>
      </w:pPr>
    </w:p>
    <w:p w14:paraId="14E3A4A7" w14:textId="77777777" w:rsidR="00201A3A" w:rsidRDefault="00201A3A">
      <w:pPr>
        <w:spacing w:after="160" w:line="259" w:lineRule="auto"/>
        <w:rPr>
          <w:rFonts w:ascii="Calibri" w:eastAsia="Calibri" w:hAnsi="Calibri" w:cs="Calibri"/>
          <w:u w:val="single"/>
        </w:rPr>
      </w:pPr>
    </w:p>
    <w:p w14:paraId="7C3060F3" w14:textId="77777777" w:rsidR="00201A3A" w:rsidRDefault="00201A3A">
      <w:pPr>
        <w:spacing w:after="160" w:line="259" w:lineRule="auto"/>
        <w:rPr>
          <w:rFonts w:ascii="Calibri" w:eastAsia="Calibri" w:hAnsi="Calibri" w:cs="Calibri"/>
          <w:u w:val="single"/>
        </w:rPr>
      </w:pPr>
    </w:p>
    <w:p w14:paraId="670432A7" w14:textId="77777777" w:rsidR="00201A3A" w:rsidRDefault="00000000">
      <w:pPr>
        <w:spacing w:after="160" w:line="259" w:lineRule="auto"/>
        <w:rPr>
          <w:rFonts w:ascii="Calibri" w:eastAsia="Calibri" w:hAnsi="Calibri" w:cs="Calibri"/>
          <w:b/>
        </w:rPr>
      </w:pPr>
      <w:r>
        <w:rPr>
          <w:rFonts w:ascii="Calibri" w:eastAsia="Calibri" w:hAnsi="Calibri" w:cs="Calibri"/>
          <w:b/>
        </w:rPr>
        <w:t>Use cases</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201A3A" w14:paraId="304E916A" w14:textId="77777777">
        <w:trPr>
          <w:trHeight w:val="600"/>
        </w:trPr>
        <w:tc>
          <w:tcPr>
            <w:tcW w:w="4675" w:type="dxa"/>
          </w:tcPr>
          <w:p w14:paraId="27180B8F" w14:textId="77777777" w:rsidR="00201A3A" w:rsidRDefault="00000000">
            <w:pPr>
              <w:rPr>
                <w:rFonts w:ascii="Calibri" w:eastAsia="Calibri" w:hAnsi="Calibri" w:cs="Calibri"/>
              </w:rPr>
            </w:pPr>
            <w:r>
              <w:rPr>
                <w:rFonts w:ascii="Calibri" w:eastAsia="Calibri" w:hAnsi="Calibri" w:cs="Calibri"/>
              </w:rPr>
              <w:t>User</w:t>
            </w:r>
          </w:p>
        </w:tc>
        <w:tc>
          <w:tcPr>
            <w:tcW w:w="4675" w:type="dxa"/>
          </w:tcPr>
          <w:p w14:paraId="60802D16" w14:textId="77777777" w:rsidR="00201A3A" w:rsidRDefault="00000000">
            <w:pPr>
              <w:rPr>
                <w:rFonts w:ascii="Calibri" w:eastAsia="Calibri" w:hAnsi="Calibri" w:cs="Calibri"/>
              </w:rPr>
            </w:pPr>
            <w:r>
              <w:rPr>
                <w:rFonts w:ascii="Calibri" w:eastAsia="Calibri" w:hAnsi="Calibri" w:cs="Calibri"/>
              </w:rPr>
              <w:t>User goal resulting to use cases</w:t>
            </w:r>
          </w:p>
        </w:tc>
      </w:tr>
      <w:tr w:rsidR="00201A3A" w14:paraId="3A6FB8B9" w14:textId="77777777">
        <w:trPr>
          <w:trHeight w:val="2595"/>
        </w:trPr>
        <w:tc>
          <w:tcPr>
            <w:tcW w:w="4675" w:type="dxa"/>
          </w:tcPr>
          <w:p w14:paraId="512D62FA" w14:textId="77777777" w:rsidR="00201A3A" w:rsidRDefault="00000000">
            <w:pPr>
              <w:rPr>
                <w:rFonts w:ascii="Calibri" w:eastAsia="Calibri" w:hAnsi="Calibri" w:cs="Calibri"/>
              </w:rPr>
            </w:pPr>
            <w:r>
              <w:rPr>
                <w:rFonts w:ascii="Calibri" w:eastAsia="Calibri" w:hAnsi="Calibri" w:cs="Calibri"/>
              </w:rPr>
              <w:t>customer</w:t>
            </w:r>
          </w:p>
        </w:tc>
        <w:tc>
          <w:tcPr>
            <w:tcW w:w="4675" w:type="dxa"/>
          </w:tcPr>
          <w:p w14:paraId="553AF7FF" w14:textId="77777777" w:rsidR="00201A3A" w:rsidRDefault="00201A3A">
            <w:pPr>
              <w:rPr>
                <w:rFonts w:ascii="Calibri" w:eastAsia="Calibri" w:hAnsi="Calibri" w:cs="Calibri"/>
                <w:sz w:val="34"/>
                <w:szCs w:val="34"/>
              </w:rPr>
            </w:pPr>
          </w:p>
          <w:p w14:paraId="5248D00C" w14:textId="77777777" w:rsidR="00201A3A" w:rsidRDefault="00000000">
            <w:pPr>
              <w:numPr>
                <w:ilvl w:val="0"/>
                <w:numId w:val="4"/>
              </w:numPr>
              <w:rPr>
                <w:rFonts w:ascii="Calibri" w:eastAsia="Calibri" w:hAnsi="Calibri" w:cs="Calibri"/>
              </w:rPr>
            </w:pPr>
            <w:r>
              <w:rPr>
                <w:rFonts w:ascii="Calibri" w:eastAsia="Calibri" w:hAnsi="Calibri" w:cs="Calibri"/>
              </w:rPr>
              <w:t xml:space="preserve">Select the date and destination for the ticket booking </w:t>
            </w:r>
          </w:p>
          <w:p w14:paraId="4E62311A" w14:textId="77777777" w:rsidR="00201A3A" w:rsidRDefault="00000000">
            <w:pPr>
              <w:numPr>
                <w:ilvl w:val="0"/>
                <w:numId w:val="4"/>
              </w:numPr>
              <w:rPr>
                <w:rFonts w:ascii="Calibri" w:eastAsia="Calibri" w:hAnsi="Calibri" w:cs="Calibri"/>
              </w:rPr>
            </w:pPr>
            <w:r>
              <w:rPr>
                <w:rFonts w:ascii="Calibri" w:eastAsia="Calibri" w:hAnsi="Calibri" w:cs="Calibri"/>
              </w:rPr>
              <w:t xml:space="preserve">update the date and the seat </w:t>
            </w:r>
          </w:p>
          <w:p w14:paraId="28029CFF" w14:textId="77777777" w:rsidR="00201A3A" w:rsidRDefault="00000000">
            <w:pPr>
              <w:numPr>
                <w:ilvl w:val="0"/>
                <w:numId w:val="2"/>
              </w:numPr>
              <w:rPr>
                <w:rFonts w:ascii="Calibri" w:eastAsia="Calibri" w:hAnsi="Calibri" w:cs="Calibri"/>
              </w:rPr>
            </w:pPr>
            <w:r>
              <w:rPr>
                <w:rFonts w:ascii="Calibri" w:eastAsia="Calibri" w:hAnsi="Calibri" w:cs="Calibri"/>
              </w:rPr>
              <w:t>choose the bus they want to travel</w:t>
            </w:r>
          </w:p>
          <w:p w14:paraId="074DA15B" w14:textId="77777777" w:rsidR="00201A3A" w:rsidRDefault="00000000">
            <w:pPr>
              <w:numPr>
                <w:ilvl w:val="0"/>
                <w:numId w:val="2"/>
              </w:numPr>
              <w:rPr>
                <w:rFonts w:ascii="Calibri" w:eastAsia="Calibri" w:hAnsi="Calibri" w:cs="Calibri"/>
              </w:rPr>
            </w:pPr>
            <w:r>
              <w:rPr>
                <w:rFonts w:ascii="Calibri" w:eastAsia="Calibri" w:hAnsi="Calibri" w:cs="Calibri"/>
              </w:rPr>
              <w:t>choose the desired seat</w:t>
            </w:r>
          </w:p>
          <w:p w14:paraId="4833D4CF" w14:textId="77777777" w:rsidR="00201A3A" w:rsidRDefault="00000000">
            <w:pPr>
              <w:numPr>
                <w:ilvl w:val="0"/>
                <w:numId w:val="2"/>
              </w:numPr>
              <w:rPr>
                <w:rFonts w:ascii="Calibri" w:eastAsia="Calibri" w:hAnsi="Calibri" w:cs="Calibri"/>
              </w:rPr>
            </w:pPr>
            <w:r>
              <w:rPr>
                <w:rFonts w:ascii="Calibri" w:eastAsia="Calibri" w:hAnsi="Calibri" w:cs="Calibri"/>
              </w:rPr>
              <w:t>View the total amount</w:t>
            </w:r>
          </w:p>
          <w:p w14:paraId="0777DE3F" w14:textId="77777777" w:rsidR="00201A3A" w:rsidRDefault="00000000">
            <w:pPr>
              <w:numPr>
                <w:ilvl w:val="0"/>
                <w:numId w:val="2"/>
              </w:numPr>
              <w:rPr>
                <w:rFonts w:ascii="Calibri" w:eastAsia="Calibri" w:hAnsi="Calibri" w:cs="Calibri"/>
              </w:rPr>
            </w:pPr>
            <w:r>
              <w:rPr>
                <w:rFonts w:ascii="Calibri" w:eastAsia="Calibri" w:hAnsi="Calibri" w:cs="Calibri"/>
              </w:rPr>
              <w:t xml:space="preserve">Make payment online </w:t>
            </w:r>
          </w:p>
          <w:p w14:paraId="1C95D096" w14:textId="77777777" w:rsidR="00201A3A" w:rsidRDefault="00000000">
            <w:pPr>
              <w:numPr>
                <w:ilvl w:val="0"/>
                <w:numId w:val="2"/>
              </w:numPr>
              <w:rPr>
                <w:rFonts w:ascii="Calibri" w:eastAsia="Calibri" w:hAnsi="Calibri" w:cs="Calibri"/>
              </w:rPr>
            </w:pPr>
            <w:r>
              <w:rPr>
                <w:rFonts w:ascii="Calibri" w:eastAsia="Calibri" w:hAnsi="Calibri" w:cs="Calibri"/>
              </w:rPr>
              <w:t xml:space="preserve">receives the confirmation message </w:t>
            </w:r>
          </w:p>
        </w:tc>
      </w:tr>
      <w:tr w:rsidR="00201A3A" w14:paraId="1B687DDA" w14:textId="77777777">
        <w:trPr>
          <w:trHeight w:val="2103"/>
        </w:trPr>
        <w:tc>
          <w:tcPr>
            <w:tcW w:w="4675" w:type="dxa"/>
          </w:tcPr>
          <w:p w14:paraId="6B0E6DD1" w14:textId="77777777" w:rsidR="00201A3A" w:rsidRDefault="00000000">
            <w:pPr>
              <w:rPr>
                <w:rFonts w:ascii="Calibri" w:eastAsia="Calibri" w:hAnsi="Calibri" w:cs="Calibri"/>
              </w:rPr>
            </w:pPr>
            <w:r>
              <w:rPr>
                <w:rFonts w:ascii="Calibri" w:eastAsia="Calibri" w:hAnsi="Calibri" w:cs="Calibri"/>
              </w:rPr>
              <w:t>System administrator</w:t>
            </w:r>
          </w:p>
        </w:tc>
        <w:tc>
          <w:tcPr>
            <w:tcW w:w="4675" w:type="dxa"/>
          </w:tcPr>
          <w:p w14:paraId="2397D840" w14:textId="77777777" w:rsidR="00201A3A" w:rsidRDefault="00000000">
            <w:pPr>
              <w:numPr>
                <w:ilvl w:val="0"/>
                <w:numId w:val="12"/>
              </w:numPr>
              <w:spacing w:before="240"/>
              <w:rPr>
                <w:rFonts w:ascii="Calibri" w:eastAsia="Calibri" w:hAnsi="Calibri" w:cs="Calibri"/>
              </w:rPr>
            </w:pPr>
            <w:r>
              <w:rPr>
                <w:rFonts w:ascii="Calibri" w:eastAsia="Calibri" w:hAnsi="Calibri" w:cs="Calibri"/>
                <w:sz w:val="14"/>
                <w:szCs w:val="14"/>
              </w:rPr>
              <w:t xml:space="preserve">  </w:t>
            </w:r>
            <w:r>
              <w:rPr>
                <w:rFonts w:ascii="Calibri" w:eastAsia="Calibri" w:hAnsi="Calibri" w:cs="Calibri"/>
              </w:rPr>
              <w:t>if the bus is fully booked the message will be displayed saying no seats available and the customer can choose for another bus</w:t>
            </w:r>
          </w:p>
          <w:p w14:paraId="134FC354" w14:textId="77777777" w:rsidR="00201A3A" w:rsidRDefault="00000000">
            <w:pPr>
              <w:numPr>
                <w:ilvl w:val="0"/>
                <w:numId w:val="12"/>
              </w:numPr>
              <w:rPr>
                <w:rFonts w:ascii="Calibri" w:eastAsia="Calibri" w:hAnsi="Calibri" w:cs="Calibri"/>
              </w:rPr>
            </w:pPr>
            <w:r>
              <w:rPr>
                <w:rFonts w:ascii="Calibri" w:eastAsia="Calibri" w:hAnsi="Calibri" w:cs="Calibri"/>
                <w:sz w:val="14"/>
                <w:szCs w:val="14"/>
              </w:rPr>
              <w:t xml:space="preserve">   </w:t>
            </w:r>
            <w:r>
              <w:rPr>
                <w:rFonts w:ascii="Calibri" w:eastAsia="Calibri" w:hAnsi="Calibri" w:cs="Calibri"/>
              </w:rPr>
              <w:t>if the seat is booked it will be displayed in red colour, if the seats are not booked it will be displayed in green colour</w:t>
            </w:r>
          </w:p>
          <w:p w14:paraId="76052A34" w14:textId="77777777" w:rsidR="00201A3A" w:rsidRDefault="00000000">
            <w:pPr>
              <w:numPr>
                <w:ilvl w:val="0"/>
                <w:numId w:val="12"/>
              </w:numPr>
              <w:rPr>
                <w:rFonts w:ascii="Calibri" w:eastAsia="Calibri" w:hAnsi="Calibri" w:cs="Calibri"/>
              </w:rPr>
            </w:pPr>
            <w:r>
              <w:rPr>
                <w:rFonts w:ascii="Calibri" w:eastAsia="Calibri" w:hAnsi="Calibri" w:cs="Calibri"/>
                <w:sz w:val="14"/>
                <w:szCs w:val="14"/>
              </w:rPr>
              <w:t xml:space="preserve">  </w:t>
            </w:r>
            <w:r>
              <w:rPr>
                <w:rFonts w:ascii="Calibri" w:eastAsia="Calibri" w:hAnsi="Calibri" w:cs="Calibri"/>
              </w:rPr>
              <w:t>the total amount will be displayed once the seats are booked</w:t>
            </w:r>
          </w:p>
          <w:p w14:paraId="3F31120A" w14:textId="77777777" w:rsidR="00201A3A" w:rsidRDefault="00000000">
            <w:pPr>
              <w:numPr>
                <w:ilvl w:val="0"/>
                <w:numId w:val="12"/>
              </w:numPr>
              <w:rPr>
                <w:rFonts w:ascii="Calibri" w:eastAsia="Calibri" w:hAnsi="Calibri" w:cs="Calibri"/>
              </w:rPr>
            </w:pPr>
            <w:r>
              <w:rPr>
                <w:rFonts w:ascii="Calibri" w:eastAsia="Calibri" w:hAnsi="Calibri" w:cs="Calibri"/>
                <w:sz w:val="14"/>
                <w:szCs w:val="14"/>
              </w:rPr>
              <w:t xml:space="preserve">     </w:t>
            </w:r>
            <w:r>
              <w:rPr>
                <w:rFonts w:ascii="Calibri" w:eastAsia="Calibri" w:hAnsi="Calibri" w:cs="Calibri"/>
              </w:rPr>
              <w:t>Collect payment</w:t>
            </w:r>
          </w:p>
          <w:p w14:paraId="588DDAEE" w14:textId="77777777" w:rsidR="00201A3A" w:rsidRDefault="00000000">
            <w:pPr>
              <w:numPr>
                <w:ilvl w:val="0"/>
                <w:numId w:val="12"/>
              </w:numPr>
              <w:rPr>
                <w:rFonts w:ascii="Calibri" w:eastAsia="Calibri" w:hAnsi="Calibri" w:cs="Calibri"/>
              </w:rPr>
            </w:pPr>
            <w:r>
              <w:rPr>
                <w:rFonts w:ascii="Calibri" w:eastAsia="Calibri" w:hAnsi="Calibri" w:cs="Calibri"/>
              </w:rPr>
              <w:t>make the confirmation message.</w:t>
            </w:r>
          </w:p>
          <w:p w14:paraId="5514B95F" w14:textId="77777777" w:rsidR="00201A3A" w:rsidRDefault="00000000">
            <w:pPr>
              <w:numPr>
                <w:ilvl w:val="0"/>
                <w:numId w:val="12"/>
              </w:numPr>
              <w:spacing w:after="240"/>
              <w:rPr>
                <w:rFonts w:ascii="Calibri" w:eastAsia="Calibri" w:hAnsi="Calibri" w:cs="Calibri"/>
              </w:rPr>
            </w:pPr>
            <w:r>
              <w:rPr>
                <w:rFonts w:ascii="Calibri" w:eastAsia="Calibri" w:hAnsi="Calibri" w:cs="Calibri"/>
              </w:rPr>
              <w:t>Should be able to add and remove the bus from the system</w:t>
            </w:r>
          </w:p>
          <w:p w14:paraId="17185458" w14:textId="77777777" w:rsidR="00201A3A" w:rsidRDefault="00201A3A">
            <w:pPr>
              <w:rPr>
                <w:rFonts w:ascii="Calibri" w:eastAsia="Calibri" w:hAnsi="Calibri" w:cs="Calibri"/>
              </w:rPr>
            </w:pPr>
          </w:p>
        </w:tc>
      </w:tr>
      <w:tr w:rsidR="00201A3A" w14:paraId="39E79692" w14:textId="77777777">
        <w:trPr>
          <w:trHeight w:val="1896"/>
        </w:trPr>
        <w:tc>
          <w:tcPr>
            <w:tcW w:w="4675" w:type="dxa"/>
          </w:tcPr>
          <w:p w14:paraId="12B0CB6C" w14:textId="77777777" w:rsidR="00201A3A" w:rsidRDefault="00000000">
            <w:pPr>
              <w:rPr>
                <w:rFonts w:ascii="Calibri" w:eastAsia="Calibri" w:hAnsi="Calibri" w:cs="Calibri"/>
              </w:rPr>
            </w:pPr>
            <w:r>
              <w:rPr>
                <w:rFonts w:ascii="Calibri" w:eastAsia="Calibri" w:hAnsi="Calibri" w:cs="Calibri"/>
              </w:rPr>
              <w:t>Bus owner</w:t>
            </w:r>
          </w:p>
        </w:tc>
        <w:tc>
          <w:tcPr>
            <w:tcW w:w="4675" w:type="dxa"/>
          </w:tcPr>
          <w:p w14:paraId="23789CB1" w14:textId="77777777" w:rsidR="00201A3A" w:rsidRDefault="00000000">
            <w:pPr>
              <w:numPr>
                <w:ilvl w:val="0"/>
                <w:numId w:val="21"/>
              </w:numPr>
              <w:rPr>
                <w:rFonts w:ascii="Calibri" w:eastAsia="Calibri" w:hAnsi="Calibri" w:cs="Calibri"/>
              </w:rPr>
            </w:pPr>
            <w:r>
              <w:rPr>
                <w:rFonts w:ascii="Calibri" w:eastAsia="Calibri" w:hAnsi="Calibri" w:cs="Calibri"/>
              </w:rPr>
              <w:t xml:space="preserve">Will have to register in the </w:t>
            </w:r>
            <w:proofErr w:type="spellStart"/>
            <w:r>
              <w:rPr>
                <w:rFonts w:ascii="Calibri" w:eastAsia="Calibri" w:hAnsi="Calibri" w:cs="Calibri"/>
              </w:rPr>
              <w:t>system,in</w:t>
            </w:r>
            <w:proofErr w:type="spellEnd"/>
            <w:r>
              <w:rPr>
                <w:rFonts w:ascii="Calibri" w:eastAsia="Calibri" w:hAnsi="Calibri" w:cs="Calibri"/>
              </w:rPr>
              <w:t xml:space="preserve"> order to make the bus available in the system</w:t>
            </w:r>
          </w:p>
          <w:p w14:paraId="651FFD74" w14:textId="77777777" w:rsidR="00201A3A" w:rsidRDefault="00000000">
            <w:pPr>
              <w:numPr>
                <w:ilvl w:val="0"/>
                <w:numId w:val="21"/>
              </w:numPr>
              <w:rPr>
                <w:rFonts w:ascii="Calibri" w:eastAsia="Calibri" w:hAnsi="Calibri" w:cs="Calibri"/>
              </w:rPr>
            </w:pPr>
            <w:r>
              <w:rPr>
                <w:rFonts w:ascii="Calibri" w:eastAsia="Calibri" w:hAnsi="Calibri" w:cs="Calibri"/>
              </w:rPr>
              <w:t>should be able to cancel the bus registration if they don’t want to cancel</w:t>
            </w:r>
          </w:p>
          <w:p w14:paraId="174B2C1A" w14:textId="77777777" w:rsidR="00201A3A" w:rsidRDefault="00201A3A">
            <w:pPr>
              <w:ind w:left="720"/>
              <w:rPr>
                <w:rFonts w:ascii="Calibri" w:eastAsia="Calibri" w:hAnsi="Calibri" w:cs="Calibri"/>
              </w:rPr>
            </w:pPr>
          </w:p>
        </w:tc>
      </w:tr>
    </w:tbl>
    <w:p w14:paraId="04883091" w14:textId="77777777" w:rsidR="00201A3A" w:rsidRDefault="00201A3A">
      <w:pPr>
        <w:spacing w:after="160" w:line="259" w:lineRule="auto"/>
      </w:pPr>
    </w:p>
    <w:p w14:paraId="77BBCFC3" w14:textId="77777777" w:rsidR="00201A3A" w:rsidRDefault="00201A3A">
      <w:pPr>
        <w:spacing w:before="240" w:after="240"/>
        <w:rPr>
          <w:u w:val="single"/>
        </w:rPr>
      </w:pPr>
    </w:p>
    <w:p w14:paraId="7B1E68AB" w14:textId="77777777" w:rsidR="00201A3A" w:rsidRDefault="00000000">
      <w:pPr>
        <w:spacing w:before="240" w:after="240"/>
        <w:rPr>
          <w:b/>
          <w:u w:val="single"/>
        </w:rPr>
      </w:pPr>
      <w:r>
        <w:rPr>
          <w:b/>
          <w:u w:val="single"/>
        </w:rPr>
        <w:t>Activity diagram</w:t>
      </w:r>
    </w:p>
    <w:p w14:paraId="58A259A3" w14:textId="77777777" w:rsidR="00201A3A" w:rsidRDefault="00201A3A">
      <w:pPr>
        <w:spacing w:before="240" w:after="240"/>
        <w:rPr>
          <w:u w:val="single"/>
        </w:rPr>
      </w:pPr>
    </w:p>
    <w:p w14:paraId="6755A33F" w14:textId="77777777" w:rsidR="00201A3A" w:rsidRDefault="00000000">
      <w:pPr>
        <w:numPr>
          <w:ilvl w:val="0"/>
          <w:numId w:val="3"/>
        </w:numPr>
        <w:spacing w:before="240" w:after="240"/>
        <w:rPr>
          <w:b/>
        </w:rPr>
      </w:pPr>
      <w:r>
        <w:rPr>
          <w:b/>
        </w:rPr>
        <w:lastRenderedPageBreak/>
        <w:t>customer booking a ticket</w:t>
      </w:r>
    </w:p>
    <w:p w14:paraId="5B648A57" w14:textId="77777777" w:rsidR="00201A3A" w:rsidRDefault="00000000">
      <w:pPr>
        <w:spacing w:before="240" w:after="240"/>
        <w:rPr>
          <w:sz w:val="34"/>
          <w:szCs w:val="34"/>
        </w:rPr>
      </w:pPr>
      <w:r>
        <w:rPr>
          <w:noProof/>
          <w:sz w:val="28"/>
          <w:szCs w:val="28"/>
        </w:rPr>
        <w:drawing>
          <wp:inline distT="114300" distB="114300" distL="114300" distR="114300" wp14:anchorId="6BD64293" wp14:editId="15C4E596">
            <wp:extent cx="5731200" cy="72263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731200" cy="7226300"/>
                    </a:xfrm>
                    <a:prstGeom prst="rect">
                      <a:avLst/>
                    </a:prstGeom>
                    <a:ln/>
                  </pic:spPr>
                </pic:pic>
              </a:graphicData>
            </a:graphic>
          </wp:inline>
        </w:drawing>
      </w:r>
      <w:r>
        <w:rPr>
          <w:sz w:val="34"/>
          <w:szCs w:val="34"/>
        </w:rPr>
        <w:t xml:space="preserve"> </w:t>
      </w:r>
    </w:p>
    <w:p w14:paraId="3B1C1F5F" w14:textId="77777777" w:rsidR="00201A3A" w:rsidRDefault="00201A3A"/>
    <w:p w14:paraId="40EC4B57" w14:textId="77777777" w:rsidR="00201A3A" w:rsidRDefault="00201A3A"/>
    <w:p w14:paraId="44131B8D" w14:textId="77777777" w:rsidR="00201A3A" w:rsidRDefault="00201A3A">
      <w:pPr>
        <w:rPr>
          <w:b/>
        </w:rPr>
      </w:pPr>
    </w:p>
    <w:p w14:paraId="2C14CCFC" w14:textId="77777777" w:rsidR="00201A3A" w:rsidRDefault="00000000">
      <w:pPr>
        <w:rPr>
          <w:b/>
        </w:rPr>
      </w:pPr>
      <w:r>
        <w:rPr>
          <w:b/>
        </w:rPr>
        <w:t>2.Bus owner registration</w:t>
      </w:r>
    </w:p>
    <w:p w14:paraId="3508B471" w14:textId="77777777" w:rsidR="00201A3A" w:rsidRDefault="00201A3A"/>
    <w:p w14:paraId="29FF252D" w14:textId="77777777" w:rsidR="00201A3A" w:rsidRDefault="00000000">
      <w:r>
        <w:rPr>
          <w:noProof/>
        </w:rPr>
        <w:lastRenderedPageBreak/>
        <w:drawing>
          <wp:inline distT="114300" distB="114300" distL="114300" distR="114300" wp14:anchorId="3DA8596C" wp14:editId="7E7B6B55">
            <wp:extent cx="5238750" cy="741997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238750" cy="7419975"/>
                    </a:xfrm>
                    <a:prstGeom prst="rect">
                      <a:avLst/>
                    </a:prstGeom>
                    <a:ln/>
                  </pic:spPr>
                </pic:pic>
              </a:graphicData>
            </a:graphic>
          </wp:inline>
        </w:drawing>
      </w:r>
    </w:p>
    <w:p w14:paraId="3C41E5D2" w14:textId="77777777" w:rsidR="00201A3A" w:rsidRDefault="00201A3A"/>
    <w:p w14:paraId="471A8527" w14:textId="77777777" w:rsidR="00201A3A" w:rsidRDefault="00201A3A"/>
    <w:p w14:paraId="5F72F72B" w14:textId="77777777" w:rsidR="00201A3A" w:rsidRDefault="00201A3A"/>
    <w:p w14:paraId="588109D5" w14:textId="77777777" w:rsidR="00201A3A" w:rsidRDefault="00201A3A"/>
    <w:p w14:paraId="696308B8" w14:textId="77777777" w:rsidR="00201A3A" w:rsidRDefault="00201A3A"/>
    <w:p w14:paraId="17525A9B" w14:textId="77777777" w:rsidR="00201A3A" w:rsidRDefault="00201A3A"/>
    <w:p w14:paraId="4D6AA507" w14:textId="77777777" w:rsidR="00201A3A" w:rsidRDefault="00201A3A"/>
    <w:p w14:paraId="0F49EAA4" w14:textId="77777777" w:rsidR="00201A3A" w:rsidRDefault="00201A3A">
      <w:pPr>
        <w:rPr>
          <w:b/>
        </w:rPr>
      </w:pPr>
    </w:p>
    <w:p w14:paraId="21BB5B0A" w14:textId="77777777" w:rsidR="00201A3A" w:rsidRDefault="00000000">
      <w:pPr>
        <w:rPr>
          <w:b/>
        </w:rPr>
      </w:pPr>
      <w:r>
        <w:rPr>
          <w:b/>
        </w:rPr>
        <w:t xml:space="preserve">3. Cancellation </w:t>
      </w:r>
    </w:p>
    <w:p w14:paraId="2BA050B9" w14:textId="77777777" w:rsidR="00201A3A" w:rsidRDefault="00000000">
      <w:r>
        <w:rPr>
          <w:noProof/>
        </w:rPr>
        <w:drawing>
          <wp:inline distT="114300" distB="114300" distL="114300" distR="114300" wp14:anchorId="5FD199AF" wp14:editId="0701A785">
            <wp:extent cx="4752975" cy="57245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752975" cy="5724525"/>
                    </a:xfrm>
                    <a:prstGeom prst="rect">
                      <a:avLst/>
                    </a:prstGeom>
                    <a:ln/>
                  </pic:spPr>
                </pic:pic>
              </a:graphicData>
            </a:graphic>
          </wp:inline>
        </w:drawing>
      </w:r>
    </w:p>
    <w:p w14:paraId="404584A0" w14:textId="77777777" w:rsidR="00201A3A" w:rsidRDefault="00201A3A"/>
    <w:p w14:paraId="45FDC98A" w14:textId="77777777" w:rsidR="00201A3A" w:rsidRDefault="00201A3A"/>
    <w:p w14:paraId="34297DB0" w14:textId="77777777" w:rsidR="00201A3A" w:rsidRDefault="00201A3A"/>
    <w:p w14:paraId="36C79883" w14:textId="77777777" w:rsidR="00201A3A" w:rsidRDefault="00201A3A"/>
    <w:p w14:paraId="2232AFAF" w14:textId="77777777" w:rsidR="00201A3A" w:rsidRDefault="00201A3A"/>
    <w:p w14:paraId="0D8A9B1A" w14:textId="77777777" w:rsidR="00201A3A" w:rsidRDefault="00201A3A"/>
    <w:p w14:paraId="196CF5B6" w14:textId="77777777" w:rsidR="00201A3A" w:rsidRDefault="00201A3A"/>
    <w:p w14:paraId="041B029D" w14:textId="77777777" w:rsidR="00201A3A" w:rsidRDefault="00201A3A"/>
    <w:p w14:paraId="1B3FFD0E" w14:textId="77777777" w:rsidR="00201A3A" w:rsidRDefault="00201A3A"/>
    <w:p w14:paraId="00DBC886" w14:textId="77777777" w:rsidR="00201A3A" w:rsidRDefault="00201A3A"/>
    <w:p w14:paraId="0AA86645" w14:textId="77777777" w:rsidR="00201A3A" w:rsidRDefault="00201A3A"/>
    <w:p w14:paraId="79681146" w14:textId="77777777" w:rsidR="00201A3A" w:rsidRDefault="00201A3A"/>
    <w:p w14:paraId="286B9637" w14:textId="77777777" w:rsidR="00201A3A" w:rsidRDefault="00201A3A"/>
    <w:p w14:paraId="426E8DE1" w14:textId="77777777" w:rsidR="00201A3A" w:rsidRDefault="00201A3A"/>
    <w:p w14:paraId="2645B8AC" w14:textId="77777777" w:rsidR="00201A3A" w:rsidRDefault="00000000">
      <w:pPr>
        <w:rPr>
          <w:b/>
        </w:rPr>
      </w:pPr>
      <w:r>
        <w:rPr>
          <w:b/>
        </w:rPr>
        <w:lastRenderedPageBreak/>
        <w:t>4.payment</w:t>
      </w:r>
    </w:p>
    <w:p w14:paraId="5BCA6058" w14:textId="77777777" w:rsidR="00201A3A" w:rsidRDefault="00000000">
      <w:r>
        <w:rPr>
          <w:noProof/>
        </w:rPr>
        <w:drawing>
          <wp:inline distT="114300" distB="114300" distL="114300" distR="114300" wp14:anchorId="65843DBB" wp14:editId="1D41136A">
            <wp:extent cx="4733925" cy="653415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4733925" cy="6534150"/>
                    </a:xfrm>
                    <a:prstGeom prst="rect">
                      <a:avLst/>
                    </a:prstGeom>
                    <a:ln/>
                  </pic:spPr>
                </pic:pic>
              </a:graphicData>
            </a:graphic>
          </wp:inline>
        </w:drawing>
      </w:r>
    </w:p>
    <w:p w14:paraId="7DDF0334" w14:textId="77777777" w:rsidR="00201A3A" w:rsidRDefault="00201A3A"/>
    <w:p w14:paraId="6F8AF007" w14:textId="77777777" w:rsidR="00201A3A" w:rsidRDefault="00201A3A"/>
    <w:p w14:paraId="40272C69" w14:textId="77777777" w:rsidR="00201A3A" w:rsidRDefault="00201A3A"/>
    <w:p w14:paraId="39DF9954" w14:textId="77777777" w:rsidR="00201A3A" w:rsidRDefault="00201A3A"/>
    <w:p w14:paraId="5209F58B" w14:textId="77777777" w:rsidR="00201A3A" w:rsidRDefault="00201A3A"/>
    <w:p w14:paraId="631DC104" w14:textId="77777777" w:rsidR="00201A3A" w:rsidRDefault="00201A3A"/>
    <w:p w14:paraId="0782A966" w14:textId="77777777" w:rsidR="00201A3A" w:rsidRDefault="00201A3A"/>
    <w:p w14:paraId="3AA95398" w14:textId="77777777" w:rsidR="00201A3A" w:rsidRDefault="00201A3A"/>
    <w:p w14:paraId="0CF8C823" w14:textId="77777777" w:rsidR="00201A3A" w:rsidRDefault="00201A3A"/>
    <w:p w14:paraId="3F2298FE" w14:textId="77777777" w:rsidR="00201A3A" w:rsidRDefault="00201A3A"/>
    <w:p w14:paraId="2D541D8B" w14:textId="77777777" w:rsidR="00201A3A" w:rsidRDefault="00201A3A"/>
    <w:p w14:paraId="0EFE2C19" w14:textId="77777777" w:rsidR="00201A3A" w:rsidRDefault="00201A3A">
      <w:pPr>
        <w:rPr>
          <w:b/>
        </w:rPr>
      </w:pPr>
    </w:p>
    <w:p w14:paraId="47EE8350" w14:textId="77777777" w:rsidR="00201A3A" w:rsidRDefault="00000000">
      <w:pPr>
        <w:rPr>
          <w:b/>
        </w:rPr>
      </w:pPr>
      <w:r>
        <w:rPr>
          <w:b/>
        </w:rPr>
        <w:t>Use case diagram</w:t>
      </w:r>
    </w:p>
    <w:p w14:paraId="243071CD" w14:textId="77777777" w:rsidR="00201A3A" w:rsidRDefault="00201A3A"/>
    <w:p w14:paraId="718A81DD" w14:textId="77777777" w:rsidR="00201A3A" w:rsidRDefault="00201A3A"/>
    <w:p w14:paraId="69A4E48F" w14:textId="77777777" w:rsidR="00201A3A" w:rsidRDefault="00201A3A"/>
    <w:p w14:paraId="75E123BA" w14:textId="77777777" w:rsidR="00201A3A" w:rsidRDefault="00201A3A"/>
    <w:p w14:paraId="59249858" w14:textId="77777777" w:rsidR="00201A3A" w:rsidRDefault="00201A3A"/>
    <w:p w14:paraId="6BF558E2" w14:textId="77777777" w:rsidR="00201A3A" w:rsidRDefault="00000000">
      <w:r>
        <w:rPr>
          <w:noProof/>
        </w:rPr>
        <w:drawing>
          <wp:inline distT="114300" distB="114300" distL="114300" distR="114300" wp14:anchorId="6492933C" wp14:editId="66275ACF">
            <wp:extent cx="4838700" cy="673417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4838700" cy="6734175"/>
                    </a:xfrm>
                    <a:prstGeom prst="rect">
                      <a:avLst/>
                    </a:prstGeom>
                    <a:ln/>
                  </pic:spPr>
                </pic:pic>
              </a:graphicData>
            </a:graphic>
          </wp:inline>
        </w:drawing>
      </w:r>
    </w:p>
    <w:p w14:paraId="3E5FCC0A" w14:textId="77777777" w:rsidR="00201A3A" w:rsidRDefault="00201A3A"/>
    <w:p w14:paraId="7C2371DF" w14:textId="77777777" w:rsidR="00201A3A" w:rsidRDefault="00201A3A"/>
    <w:p w14:paraId="76D47AD5" w14:textId="77777777" w:rsidR="00201A3A" w:rsidRDefault="00201A3A"/>
    <w:p w14:paraId="50794346" w14:textId="77777777" w:rsidR="00201A3A" w:rsidRDefault="00201A3A"/>
    <w:p w14:paraId="5716C50C" w14:textId="77777777" w:rsidR="00201A3A" w:rsidRDefault="00201A3A"/>
    <w:p w14:paraId="1F92376D" w14:textId="77777777" w:rsidR="00201A3A" w:rsidRDefault="00201A3A"/>
    <w:p w14:paraId="476510D0" w14:textId="77777777" w:rsidR="00201A3A" w:rsidRDefault="00201A3A"/>
    <w:p w14:paraId="0B42C898" w14:textId="77777777" w:rsidR="00201A3A" w:rsidRDefault="00201A3A"/>
    <w:p w14:paraId="1C161835" w14:textId="77777777" w:rsidR="00201A3A" w:rsidRDefault="00000000">
      <w:r>
        <w:rPr>
          <w:noProof/>
        </w:rPr>
        <w:lastRenderedPageBreak/>
        <w:drawing>
          <wp:inline distT="114300" distB="114300" distL="114300" distR="114300" wp14:anchorId="0ED39443" wp14:editId="65EB98BE">
            <wp:extent cx="4428990" cy="921543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428990" cy="9215438"/>
                    </a:xfrm>
                    <a:prstGeom prst="rect">
                      <a:avLst/>
                    </a:prstGeom>
                    <a:ln/>
                  </pic:spPr>
                </pic:pic>
              </a:graphicData>
            </a:graphic>
          </wp:inline>
        </w:drawing>
      </w:r>
      <w:r>
        <w:tab/>
        <w:t xml:space="preserve"> </w:t>
      </w:r>
    </w:p>
    <w:p w14:paraId="16AB6A72" w14:textId="77777777" w:rsidR="00201A3A" w:rsidRDefault="00000000">
      <w:r>
        <w:rPr>
          <w:noProof/>
        </w:rPr>
        <w:lastRenderedPageBreak/>
        <w:drawing>
          <wp:inline distT="114300" distB="114300" distL="114300" distR="114300" wp14:anchorId="1A4F9907" wp14:editId="7AAE5983">
            <wp:extent cx="4848225" cy="829627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848225" cy="8296275"/>
                    </a:xfrm>
                    <a:prstGeom prst="rect">
                      <a:avLst/>
                    </a:prstGeom>
                    <a:ln/>
                  </pic:spPr>
                </pic:pic>
              </a:graphicData>
            </a:graphic>
          </wp:inline>
        </w:drawing>
      </w:r>
    </w:p>
    <w:p w14:paraId="491F4BF0" w14:textId="77777777" w:rsidR="00201A3A" w:rsidRDefault="00201A3A"/>
    <w:p w14:paraId="50B11CB0" w14:textId="77777777" w:rsidR="00201A3A" w:rsidRDefault="00201A3A"/>
    <w:p w14:paraId="35A6785C" w14:textId="77777777" w:rsidR="00201A3A" w:rsidRDefault="00000000">
      <w:pPr>
        <w:rPr>
          <w:b/>
        </w:rPr>
      </w:pPr>
      <w:r>
        <w:rPr>
          <w:b/>
        </w:rPr>
        <w:t>Domain model class diagram</w:t>
      </w:r>
    </w:p>
    <w:p w14:paraId="4E6434E4" w14:textId="77777777" w:rsidR="00201A3A" w:rsidRDefault="00201A3A"/>
    <w:p w14:paraId="754DF600" w14:textId="77777777" w:rsidR="00201A3A" w:rsidRDefault="00201A3A"/>
    <w:p w14:paraId="4AE362C6" w14:textId="77777777" w:rsidR="00201A3A" w:rsidRDefault="00000000">
      <w:ins w:id="0" w:author="Yamuna powdel 10305004355DIT2022" w:date="2023-12-15T10:37:00Z">
        <w:r>
          <w:rPr>
            <w:noProof/>
          </w:rPr>
          <w:drawing>
            <wp:inline distT="114300" distB="114300" distL="114300" distR="114300" wp14:anchorId="0DACEABB" wp14:editId="3DB5D064">
              <wp:extent cx="5734050" cy="506077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734050" cy="5060775"/>
                      </a:xfrm>
                      <a:prstGeom prst="rect">
                        <a:avLst/>
                      </a:prstGeom>
                      <a:ln/>
                    </pic:spPr>
                  </pic:pic>
                </a:graphicData>
              </a:graphic>
            </wp:inline>
          </w:drawing>
        </w:r>
      </w:ins>
    </w:p>
    <w:p w14:paraId="10511AAD" w14:textId="77777777" w:rsidR="00201A3A" w:rsidRDefault="00201A3A"/>
    <w:p w14:paraId="12792309" w14:textId="77777777" w:rsidR="00201A3A" w:rsidRDefault="00201A3A"/>
    <w:p w14:paraId="4C41CEFC" w14:textId="77777777" w:rsidR="00201A3A" w:rsidRDefault="00201A3A"/>
    <w:p w14:paraId="13AE74AA" w14:textId="77777777" w:rsidR="00201A3A" w:rsidRDefault="00201A3A"/>
    <w:p w14:paraId="26BE4C71" w14:textId="77777777" w:rsidR="00201A3A" w:rsidRDefault="00201A3A"/>
    <w:p w14:paraId="6D8744BE" w14:textId="77777777" w:rsidR="00201A3A" w:rsidRDefault="00201A3A"/>
    <w:p w14:paraId="796527FA" w14:textId="77777777" w:rsidR="00201A3A" w:rsidRDefault="00201A3A"/>
    <w:p w14:paraId="38BBA4DF" w14:textId="77777777" w:rsidR="00201A3A" w:rsidRDefault="00201A3A"/>
    <w:p w14:paraId="11B0CD04" w14:textId="77777777" w:rsidR="00201A3A" w:rsidRDefault="00201A3A"/>
    <w:p w14:paraId="46B5C94D" w14:textId="77777777" w:rsidR="00201A3A" w:rsidRDefault="00201A3A"/>
    <w:p w14:paraId="46F86750" w14:textId="77777777" w:rsidR="00201A3A" w:rsidRDefault="00201A3A"/>
    <w:p w14:paraId="42A047D2" w14:textId="77777777" w:rsidR="00201A3A" w:rsidRDefault="00201A3A"/>
    <w:p w14:paraId="19F02260" w14:textId="77777777" w:rsidR="00201A3A" w:rsidRDefault="00201A3A"/>
    <w:p w14:paraId="2C63839C" w14:textId="77777777" w:rsidR="00201A3A" w:rsidRDefault="00201A3A"/>
    <w:p w14:paraId="00BCBD22" w14:textId="77777777" w:rsidR="00201A3A" w:rsidRDefault="00201A3A"/>
    <w:p w14:paraId="63B08370" w14:textId="77777777" w:rsidR="00201A3A" w:rsidRDefault="00201A3A"/>
    <w:p w14:paraId="05AF4179" w14:textId="77777777" w:rsidR="00201A3A" w:rsidRDefault="00201A3A"/>
    <w:p w14:paraId="2F6F7F79" w14:textId="77777777" w:rsidR="00201A3A" w:rsidRDefault="00201A3A">
      <w:pPr>
        <w:rPr>
          <w:b/>
        </w:rPr>
      </w:pPr>
    </w:p>
    <w:p w14:paraId="637A077E" w14:textId="77777777" w:rsidR="00201A3A" w:rsidRDefault="00000000">
      <w:pPr>
        <w:rPr>
          <w:b/>
        </w:rPr>
      </w:pPr>
      <w:r>
        <w:lastRenderedPageBreak/>
        <w:t xml:space="preserve"> </w:t>
      </w:r>
    </w:p>
    <w:p w14:paraId="5B7E5200" w14:textId="77777777" w:rsidR="00201A3A" w:rsidRDefault="00000000">
      <w:pPr>
        <w:rPr>
          <w:b/>
        </w:rPr>
      </w:pPr>
      <w:r>
        <w:rPr>
          <w:b/>
        </w:rPr>
        <w:t>Fully developed use case description</w:t>
      </w:r>
    </w:p>
    <w:p w14:paraId="181CB30D" w14:textId="77777777" w:rsidR="00201A3A" w:rsidRDefault="00201A3A"/>
    <w:p w14:paraId="200DC687" w14:textId="77777777" w:rsidR="00201A3A" w:rsidRDefault="00201A3A"/>
    <w:p w14:paraId="4B85E37D" w14:textId="77777777" w:rsidR="00201A3A" w:rsidRDefault="00000000">
      <w:pPr>
        <w:rPr>
          <w:b/>
        </w:rPr>
      </w:pPr>
      <w:r>
        <w:rPr>
          <w:b/>
        </w:rPr>
        <w:t>Bus ticket booking for customer</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9"/>
        <w:gridCol w:w="2250"/>
        <w:gridCol w:w="2250"/>
      </w:tblGrid>
      <w:tr w:rsidR="00201A3A" w14:paraId="146A950F" w14:textId="77777777">
        <w:trPr>
          <w:trHeight w:val="420"/>
        </w:trPr>
        <w:tc>
          <w:tcPr>
            <w:tcW w:w="4529" w:type="dxa"/>
            <w:shd w:val="clear" w:color="auto" w:fill="auto"/>
            <w:tcMar>
              <w:top w:w="100" w:type="dxa"/>
              <w:left w:w="100" w:type="dxa"/>
              <w:bottom w:w="100" w:type="dxa"/>
              <w:right w:w="100" w:type="dxa"/>
            </w:tcMar>
          </w:tcPr>
          <w:p w14:paraId="6A74FFF5" w14:textId="77777777" w:rsidR="00201A3A" w:rsidRDefault="00000000">
            <w:pPr>
              <w:widowControl w:val="0"/>
              <w:spacing w:line="240" w:lineRule="auto"/>
              <w:rPr>
                <w:b/>
              </w:rPr>
            </w:pPr>
            <w:r>
              <w:rPr>
                <w:b/>
              </w:rPr>
              <w:t>Use case name:</w:t>
            </w:r>
          </w:p>
        </w:tc>
        <w:tc>
          <w:tcPr>
            <w:tcW w:w="4500" w:type="dxa"/>
            <w:gridSpan w:val="2"/>
            <w:shd w:val="clear" w:color="auto" w:fill="auto"/>
            <w:tcMar>
              <w:top w:w="100" w:type="dxa"/>
              <w:left w:w="100" w:type="dxa"/>
              <w:bottom w:w="100" w:type="dxa"/>
              <w:right w:w="100" w:type="dxa"/>
            </w:tcMar>
          </w:tcPr>
          <w:p w14:paraId="258C5A22" w14:textId="77777777" w:rsidR="00201A3A" w:rsidRDefault="00000000">
            <w:pPr>
              <w:spacing w:line="240" w:lineRule="auto"/>
            </w:pPr>
            <w:r>
              <w:rPr>
                <w:rFonts w:ascii="Times New Roman" w:eastAsia="Times New Roman" w:hAnsi="Times New Roman" w:cs="Times New Roman"/>
                <w:sz w:val="24"/>
                <w:szCs w:val="24"/>
              </w:rPr>
              <w:t>bus ticket  booking  for customers</w:t>
            </w:r>
          </w:p>
        </w:tc>
      </w:tr>
      <w:tr w:rsidR="00201A3A" w14:paraId="12B46F9A" w14:textId="77777777">
        <w:trPr>
          <w:trHeight w:val="420"/>
        </w:trPr>
        <w:tc>
          <w:tcPr>
            <w:tcW w:w="4529" w:type="dxa"/>
            <w:shd w:val="clear" w:color="auto" w:fill="auto"/>
            <w:tcMar>
              <w:top w:w="100" w:type="dxa"/>
              <w:left w:w="100" w:type="dxa"/>
              <w:bottom w:w="100" w:type="dxa"/>
              <w:right w:w="100" w:type="dxa"/>
            </w:tcMar>
          </w:tcPr>
          <w:p w14:paraId="57E51798" w14:textId="77777777" w:rsidR="00201A3A" w:rsidRDefault="00000000">
            <w:pPr>
              <w:widowControl w:val="0"/>
              <w:spacing w:line="240" w:lineRule="auto"/>
              <w:rPr>
                <w:b/>
              </w:rPr>
            </w:pPr>
            <w:r>
              <w:rPr>
                <w:b/>
              </w:rPr>
              <w:t>Scenario:</w:t>
            </w:r>
          </w:p>
        </w:tc>
        <w:tc>
          <w:tcPr>
            <w:tcW w:w="4500" w:type="dxa"/>
            <w:gridSpan w:val="2"/>
            <w:shd w:val="clear" w:color="auto" w:fill="auto"/>
            <w:tcMar>
              <w:top w:w="100" w:type="dxa"/>
              <w:left w:w="100" w:type="dxa"/>
              <w:bottom w:w="100" w:type="dxa"/>
              <w:right w:w="100" w:type="dxa"/>
            </w:tcMar>
          </w:tcPr>
          <w:p w14:paraId="0AC71670" w14:textId="77777777" w:rsidR="00201A3A" w:rsidRDefault="00000000">
            <w:pPr>
              <w:spacing w:line="240" w:lineRule="auto"/>
            </w:pPr>
            <w:r>
              <w:rPr>
                <w:rFonts w:ascii="Times New Roman" w:eastAsia="Times New Roman" w:hAnsi="Times New Roman" w:cs="Times New Roman"/>
                <w:sz w:val="24"/>
                <w:szCs w:val="24"/>
              </w:rPr>
              <w:t>The customer can reserve seats in the bus using the system</w:t>
            </w:r>
          </w:p>
        </w:tc>
      </w:tr>
      <w:tr w:rsidR="00201A3A" w14:paraId="0ABA41D5" w14:textId="77777777">
        <w:trPr>
          <w:trHeight w:val="420"/>
        </w:trPr>
        <w:tc>
          <w:tcPr>
            <w:tcW w:w="4529" w:type="dxa"/>
            <w:shd w:val="clear" w:color="auto" w:fill="auto"/>
            <w:tcMar>
              <w:top w:w="100" w:type="dxa"/>
              <w:left w:w="100" w:type="dxa"/>
              <w:bottom w:w="100" w:type="dxa"/>
              <w:right w:w="100" w:type="dxa"/>
            </w:tcMar>
          </w:tcPr>
          <w:p w14:paraId="2F2A212A" w14:textId="77777777" w:rsidR="00201A3A" w:rsidRDefault="00000000">
            <w:pPr>
              <w:widowControl w:val="0"/>
              <w:spacing w:line="240" w:lineRule="auto"/>
              <w:rPr>
                <w:b/>
              </w:rPr>
            </w:pPr>
            <w:r>
              <w:rPr>
                <w:b/>
              </w:rPr>
              <w:t>Triggering event:</w:t>
            </w:r>
          </w:p>
        </w:tc>
        <w:tc>
          <w:tcPr>
            <w:tcW w:w="4500" w:type="dxa"/>
            <w:gridSpan w:val="2"/>
            <w:shd w:val="clear" w:color="auto" w:fill="auto"/>
            <w:tcMar>
              <w:top w:w="100" w:type="dxa"/>
              <w:left w:w="100" w:type="dxa"/>
              <w:bottom w:w="100" w:type="dxa"/>
              <w:right w:w="100" w:type="dxa"/>
            </w:tcMar>
          </w:tcPr>
          <w:p w14:paraId="7E472743" w14:textId="77777777" w:rsidR="00201A3A" w:rsidRDefault="00000000">
            <w:pPr>
              <w:spacing w:line="240" w:lineRule="auto"/>
            </w:pPr>
            <w:r>
              <w:rPr>
                <w:rFonts w:ascii="Times New Roman" w:eastAsia="Times New Roman" w:hAnsi="Times New Roman" w:cs="Times New Roman"/>
                <w:sz w:val="24"/>
                <w:szCs w:val="24"/>
              </w:rPr>
              <w:t>when the customer books the ticket</w:t>
            </w:r>
          </w:p>
        </w:tc>
      </w:tr>
      <w:tr w:rsidR="00201A3A" w14:paraId="365FAA76" w14:textId="77777777">
        <w:trPr>
          <w:trHeight w:val="420"/>
        </w:trPr>
        <w:tc>
          <w:tcPr>
            <w:tcW w:w="4529" w:type="dxa"/>
            <w:shd w:val="clear" w:color="auto" w:fill="auto"/>
            <w:tcMar>
              <w:top w:w="100" w:type="dxa"/>
              <w:left w:w="100" w:type="dxa"/>
              <w:bottom w:w="100" w:type="dxa"/>
              <w:right w:w="100" w:type="dxa"/>
            </w:tcMar>
          </w:tcPr>
          <w:p w14:paraId="267C5209" w14:textId="77777777" w:rsidR="00201A3A" w:rsidRDefault="00000000">
            <w:pPr>
              <w:widowControl w:val="0"/>
              <w:spacing w:line="240" w:lineRule="auto"/>
              <w:rPr>
                <w:b/>
              </w:rPr>
            </w:pPr>
            <w:r>
              <w:rPr>
                <w:b/>
              </w:rPr>
              <w:t>Brief description:</w:t>
            </w:r>
          </w:p>
        </w:tc>
        <w:tc>
          <w:tcPr>
            <w:tcW w:w="4500" w:type="dxa"/>
            <w:gridSpan w:val="2"/>
            <w:shd w:val="clear" w:color="auto" w:fill="auto"/>
            <w:tcMar>
              <w:top w:w="100" w:type="dxa"/>
              <w:left w:w="100" w:type="dxa"/>
              <w:bottom w:w="100" w:type="dxa"/>
              <w:right w:w="100" w:type="dxa"/>
            </w:tcMar>
          </w:tcPr>
          <w:p w14:paraId="0A63EBF4" w14:textId="77777777" w:rsidR="00201A3A" w:rsidRDefault="00000000">
            <w:pPr>
              <w:spacing w:line="240" w:lineRule="auto"/>
            </w:pPr>
            <w:r>
              <w:rPr>
                <w:rFonts w:ascii="Times New Roman" w:eastAsia="Times New Roman" w:hAnsi="Times New Roman" w:cs="Times New Roman"/>
                <w:sz w:val="24"/>
                <w:szCs w:val="24"/>
              </w:rPr>
              <w:t>The customer can book the tickets ,search for the bus ,select the seats and pay online.</w:t>
            </w:r>
          </w:p>
        </w:tc>
      </w:tr>
      <w:tr w:rsidR="00201A3A" w14:paraId="3A6B8F0F" w14:textId="77777777">
        <w:trPr>
          <w:trHeight w:val="420"/>
        </w:trPr>
        <w:tc>
          <w:tcPr>
            <w:tcW w:w="4529" w:type="dxa"/>
            <w:shd w:val="clear" w:color="auto" w:fill="auto"/>
            <w:tcMar>
              <w:top w:w="100" w:type="dxa"/>
              <w:left w:w="100" w:type="dxa"/>
              <w:bottom w:w="100" w:type="dxa"/>
              <w:right w:w="100" w:type="dxa"/>
            </w:tcMar>
          </w:tcPr>
          <w:p w14:paraId="0F1B3AE6" w14:textId="77777777" w:rsidR="00201A3A" w:rsidRDefault="00000000">
            <w:pPr>
              <w:widowControl w:val="0"/>
              <w:spacing w:line="240" w:lineRule="auto"/>
              <w:rPr>
                <w:b/>
              </w:rPr>
            </w:pPr>
            <w:r>
              <w:rPr>
                <w:b/>
              </w:rPr>
              <w:t>Actors:</w:t>
            </w:r>
          </w:p>
        </w:tc>
        <w:tc>
          <w:tcPr>
            <w:tcW w:w="4500" w:type="dxa"/>
            <w:gridSpan w:val="2"/>
            <w:shd w:val="clear" w:color="auto" w:fill="auto"/>
            <w:tcMar>
              <w:top w:w="100" w:type="dxa"/>
              <w:left w:w="100" w:type="dxa"/>
              <w:bottom w:w="100" w:type="dxa"/>
              <w:right w:w="100" w:type="dxa"/>
            </w:tcMar>
          </w:tcPr>
          <w:p w14:paraId="22AF4EB7" w14:textId="77777777" w:rsidR="00201A3A" w:rsidRDefault="00000000">
            <w:pPr>
              <w:spacing w:line="240" w:lineRule="auto"/>
            </w:pPr>
            <w:proofErr w:type="spellStart"/>
            <w:r>
              <w:rPr>
                <w:rFonts w:ascii="Times New Roman" w:eastAsia="Times New Roman" w:hAnsi="Times New Roman" w:cs="Times New Roman"/>
                <w:sz w:val="24"/>
                <w:szCs w:val="24"/>
              </w:rPr>
              <w:t>Customers,system</w:t>
            </w:r>
            <w:proofErr w:type="spellEnd"/>
            <w:r>
              <w:rPr>
                <w:rFonts w:ascii="Times New Roman" w:eastAsia="Times New Roman" w:hAnsi="Times New Roman" w:cs="Times New Roman"/>
                <w:sz w:val="24"/>
                <w:szCs w:val="24"/>
              </w:rPr>
              <w:t xml:space="preserve"> administrator</w:t>
            </w:r>
          </w:p>
        </w:tc>
      </w:tr>
      <w:tr w:rsidR="00201A3A" w14:paraId="7439E54F" w14:textId="77777777">
        <w:trPr>
          <w:trHeight w:val="420"/>
        </w:trPr>
        <w:tc>
          <w:tcPr>
            <w:tcW w:w="4529" w:type="dxa"/>
            <w:shd w:val="clear" w:color="auto" w:fill="auto"/>
            <w:tcMar>
              <w:top w:w="100" w:type="dxa"/>
              <w:left w:w="100" w:type="dxa"/>
              <w:bottom w:w="100" w:type="dxa"/>
              <w:right w:w="100" w:type="dxa"/>
            </w:tcMar>
          </w:tcPr>
          <w:p w14:paraId="4B5BFE5A" w14:textId="77777777" w:rsidR="00201A3A" w:rsidRDefault="00000000">
            <w:pPr>
              <w:widowControl w:val="0"/>
              <w:spacing w:line="240" w:lineRule="auto"/>
              <w:rPr>
                <w:b/>
              </w:rPr>
            </w:pPr>
            <w:r>
              <w:rPr>
                <w:b/>
              </w:rPr>
              <w:t>Related use cases:</w:t>
            </w:r>
          </w:p>
        </w:tc>
        <w:tc>
          <w:tcPr>
            <w:tcW w:w="4500" w:type="dxa"/>
            <w:gridSpan w:val="2"/>
            <w:shd w:val="clear" w:color="auto" w:fill="auto"/>
            <w:tcMar>
              <w:top w:w="100" w:type="dxa"/>
              <w:left w:w="100" w:type="dxa"/>
              <w:bottom w:w="100" w:type="dxa"/>
              <w:right w:w="100" w:type="dxa"/>
            </w:tcMar>
          </w:tcPr>
          <w:p w14:paraId="23399C9D" w14:textId="77777777" w:rsidR="00201A3A" w:rsidRDefault="00000000">
            <w:pPr>
              <w:spacing w:line="240" w:lineRule="auto"/>
            </w:pPr>
            <w:r>
              <w:rPr>
                <w:rFonts w:ascii="Times New Roman" w:eastAsia="Times New Roman" w:hAnsi="Times New Roman" w:cs="Times New Roman"/>
                <w:sz w:val="24"/>
                <w:szCs w:val="24"/>
              </w:rPr>
              <w:t>payment</w:t>
            </w:r>
          </w:p>
        </w:tc>
      </w:tr>
      <w:tr w:rsidR="00201A3A" w14:paraId="449ED0BB" w14:textId="77777777">
        <w:trPr>
          <w:trHeight w:val="432"/>
        </w:trPr>
        <w:tc>
          <w:tcPr>
            <w:tcW w:w="4529" w:type="dxa"/>
            <w:shd w:val="clear" w:color="auto" w:fill="auto"/>
            <w:tcMar>
              <w:top w:w="100" w:type="dxa"/>
              <w:left w:w="100" w:type="dxa"/>
              <w:bottom w:w="100" w:type="dxa"/>
              <w:right w:w="100" w:type="dxa"/>
            </w:tcMar>
          </w:tcPr>
          <w:p w14:paraId="6C1F0354" w14:textId="77777777" w:rsidR="00201A3A" w:rsidRDefault="00000000">
            <w:pPr>
              <w:widowControl w:val="0"/>
              <w:spacing w:line="240" w:lineRule="auto"/>
              <w:rPr>
                <w:b/>
              </w:rPr>
            </w:pPr>
            <w:r>
              <w:rPr>
                <w:b/>
              </w:rPr>
              <w:t>Stakeholders:</w:t>
            </w:r>
          </w:p>
        </w:tc>
        <w:tc>
          <w:tcPr>
            <w:tcW w:w="4500" w:type="dxa"/>
            <w:gridSpan w:val="2"/>
            <w:shd w:val="clear" w:color="auto" w:fill="auto"/>
            <w:tcMar>
              <w:top w:w="100" w:type="dxa"/>
              <w:left w:w="100" w:type="dxa"/>
              <w:bottom w:w="100" w:type="dxa"/>
              <w:right w:w="100" w:type="dxa"/>
            </w:tcMar>
          </w:tcPr>
          <w:p w14:paraId="7CCFA2A0" w14:textId="77777777" w:rsidR="00201A3A" w:rsidRDefault="00000000">
            <w:pPr>
              <w:spacing w:line="240" w:lineRule="auto"/>
            </w:pPr>
            <w:r>
              <w:rPr>
                <w:rFonts w:ascii="Times New Roman" w:eastAsia="Times New Roman" w:hAnsi="Times New Roman" w:cs="Times New Roman"/>
                <w:sz w:val="24"/>
                <w:szCs w:val="24"/>
              </w:rPr>
              <w:t>customer, system administrator, bus owner</w:t>
            </w:r>
          </w:p>
        </w:tc>
      </w:tr>
      <w:tr w:rsidR="00201A3A" w14:paraId="20E082A2" w14:textId="77777777">
        <w:trPr>
          <w:trHeight w:val="420"/>
        </w:trPr>
        <w:tc>
          <w:tcPr>
            <w:tcW w:w="4529" w:type="dxa"/>
            <w:shd w:val="clear" w:color="auto" w:fill="auto"/>
            <w:tcMar>
              <w:top w:w="100" w:type="dxa"/>
              <w:left w:w="100" w:type="dxa"/>
              <w:bottom w:w="100" w:type="dxa"/>
              <w:right w:w="100" w:type="dxa"/>
            </w:tcMar>
          </w:tcPr>
          <w:p w14:paraId="1BBA7279" w14:textId="77777777" w:rsidR="00201A3A" w:rsidRDefault="00000000">
            <w:pPr>
              <w:widowControl w:val="0"/>
              <w:spacing w:line="240" w:lineRule="auto"/>
              <w:rPr>
                <w:b/>
              </w:rPr>
            </w:pPr>
            <w:r>
              <w:rPr>
                <w:b/>
              </w:rPr>
              <w:t>Preconditions:</w:t>
            </w:r>
          </w:p>
        </w:tc>
        <w:tc>
          <w:tcPr>
            <w:tcW w:w="4500" w:type="dxa"/>
            <w:gridSpan w:val="2"/>
            <w:shd w:val="clear" w:color="auto" w:fill="auto"/>
            <w:tcMar>
              <w:top w:w="100" w:type="dxa"/>
              <w:left w:w="100" w:type="dxa"/>
              <w:bottom w:w="100" w:type="dxa"/>
              <w:right w:w="100" w:type="dxa"/>
            </w:tcMar>
          </w:tcPr>
          <w:p w14:paraId="5AC64BF2" w14:textId="77777777" w:rsidR="00201A3A" w:rsidRDefault="00000000">
            <w:pPr>
              <w:numPr>
                <w:ilvl w:val="0"/>
                <w:numId w:val="15"/>
              </w:numPr>
              <w:spacing w:line="240" w:lineRule="auto"/>
              <w:rPr>
                <w:rFonts w:ascii="Roboto" w:eastAsia="Roboto" w:hAnsi="Roboto" w:cs="Roboto"/>
                <w:sz w:val="20"/>
                <w:szCs w:val="20"/>
              </w:rPr>
            </w:pPr>
            <w:r>
              <w:rPr>
                <w:rFonts w:ascii="Roboto" w:eastAsia="Roboto" w:hAnsi="Roboto" w:cs="Roboto"/>
                <w:sz w:val="20"/>
                <w:szCs w:val="20"/>
              </w:rPr>
              <w:t>The user must enter date and destination and seat in order to book the tickets</w:t>
            </w:r>
          </w:p>
          <w:p w14:paraId="045C6167" w14:textId="77777777" w:rsidR="00201A3A" w:rsidRDefault="00201A3A">
            <w:pPr>
              <w:spacing w:line="240" w:lineRule="auto"/>
              <w:ind w:left="720"/>
              <w:rPr>
                <w:rFonts w:ascii="Roboto" w:eastAsia="Roboto" w:hAnsi="Roboto" w:cs="Roboto"/>
                <w:sz w:val="20"/>
                <w:szCs w:val="20"/>
              </w:rPr>
            </w:pPr>
          </w:p>
          <w:p w14:paraId="671161C4" w14:textId="77777777" w:rsidR="00201A3A" w:rsidRDefault="00000000">
            <w:pPr>
              <w:numPr>
                <w:ilvl w:val="0"/>
                <w:numId w:val="15"/>
              </w:numPr>
              <w:spacing w:line="240" w:lineRule="auto"/>
              <w:rPr>
                <w:rFonts w:ascii="Roboto" w:eastAsia="Roboto" w:hAnsi="Roboto" w:cs="Roboto"/>
                <w:sz w:val="20"/>
                <w:szCs w:val="20"/>
              </w:rPr>
            </w:pPr>
            <w:r>
              <w:rPr>
                <w:rFonts w:ascii="Roboto" w:eastAsia="Roboto" w:hAnsi="Roboto" w:cs="Roboto"/>
                <w:sz w:val="20"/>
                <w:szCs w:val="20"/>
              </w:rPr>
              <w:t>The customer can cancel the tickets</w:t>
            </w:r>
          </w:p>
        </w:tc>
      </w:tr>
      <w:tr w:rsidR="00201A3A" w14:paraId="2D6F3979" w14:textId="77777777">
        <w:trPr>
          <w:trHeight w:val="420"/>
        </w:trPr>
        <w:tc>
          <w:tcPr>
            <w:tcW w:w="4529" w:type="dxa"/>
            <w:shd w:val="clear" w:color="auto" w:fill="auto"/>
            <w:tcMar>
              <w:top w:w="100" w:type="dxa"/>
              <w:left w:w="100" w:type="dxa"/>
              <w:bottom w:w="100" w:type="dxa"/>
              <w:right w:w="100" w:type="dxa"/>
            </w:tcMar>
          </w:tcPr>
          <w:p w14:paraId="60003FF1" w14:textId="77777777" w:rsidR="00201A3A" w:rsidRDefault="00000000">
            <w:pPr>
              <w:widowControl w:val="0"/>
              <w:spacing w:line="240" w:lineRule="auto"/>
              <w:rPr>
                <w:b/>
              </w:rPr>
            </w:pPr>
            <w:r>
              <w:rPr>
                <w:b/>
              </w:rPr>
              <w:t>Postconditions:</w:t>
            </w:r>
          </w:p>
        </w:tc>
        <w:tc>
          <w:tcPr>
            <w:tcW w:w="4500" w:type="dxa"/>
            <w:gridSpan w:val="2"/>
            <w:shd w:val="clear" w:color="auto" w:fill="auto"/>
            <w:tcMar>
              <w:top w:w="100" w:type="dxa"/>
              <w:left w:w="100" w:type="dxa"/>
              <w:bottom w:w="100" w:type="dxa"/>
              <w:right w:w="100" w:type="dxa"/>
            </w:tcMar>
          </w:tcPr>
          <w:p w14:paraId="04A1D825" w14:textId="77777777" w:rsidR="00201A3A" w:rsidRDefault="00000000">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receives the confirmation message after the ticket booking</w:t>
            </w:r>
          </w:p>
          <w:p w14:paraId="4FEDC3E1" w14:textId="77777777" w:rsidR="00201A3A" w:rsidRDefault="00201A3A">
            <w:pPr>
              <w:numPr>
                <w:ilvl w:val="0"/>
                <w:numId w:val="8"/>
              </w:numPr>
              <w:spacing w:line="240" w:lineRule="auto"/>
              <w:rPr>
                <w:rFonts w:ascii="Times New Roman" w:eastAsia="Times New Roman" w:hAnsi="Times New Roman" w:cs="Times New Roman"/>
                <w:sz w:val="24"/>
                <w:szCs w:val="24"/>
              </w:rPr>
            </w:pPr>
          </w:p>
          <w:p w14:paraId="6F8070AB" w14:textId="77777777" w:rsidR="00201A3A" w:rsidRDefault="00000000">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tickets will be cancelled and the amount will be refunded</w:t>
            </w:r>
          </w:p>
        </w:tc>
      </w:tr>
      <w:tr w:rsidR="00201A3A" w14:paraId="1E5E5053" w14:textId="77777777">
        <w:tc>
          <w:tcPr>
            <w:tcW w:w="4529" w:type="dxa"/>
            <w:shd w:val="clear" w:color="auto" w:fill="auto"/>
            <w:tcMar>
              <w:top w:w="100" w:type="dxa"/>
              <w:left w:w="100" w:type="dxa"/>
              <w:bottom w:w="100" w:type="dxa"/>
              <w:right w:w="100" w:type="dxa"/>
            </w:tcMar>
          </w:tcPr>
          <w:p w14:paraId="1EFC996C" w14:textId="77777777" w:rsidR="00201A3A" w:rsidRDefault="00000000">
            <w:pPr>
              <w:widowControl w:val="0"/>
              <w:spacing w:line="240" w:lineRule="auto"/>
              <w:rPr>
                <w:b/>
              </w:rPr>
            </w:pPr>
            <w:r>
              <w:rPr>
                <w:b/>
              </w:rPr>
              <w:t>Flow of activities</w:t>
            </w:r>
          </w:p>
        </w:tc>
        <w:tc>
          <w:tcPr>
            <w:tcW w:w="2250" w:type="dxa"/>
            <w:shd w:val="clear" w:color="auto" w:fill="auto"/>
            <w:tcMar>
              <w:top w:w="100" w:type="dxa"/>
              <w:left w:w="100" w:type="dxa"/>
              <w:bottom w:w="100" w:type="dxa"/>
              <w:right w:w="100" w:type="dxa"/>
            </w:tcMar>
          </w:tcPr>
          <w:p w14:paraId="5B967C21" w14:textId="77777777" w:rsidR="00201A3A" w:rsidRDefault="00000000">
            <w:pPr>
              <w:widowControl w:val="0"/>
              <w:spacing w:line="240" w:lineRule="auto"/>
              <w:rPr>
                <w:b/>
              </w:rPr>
            </w:pPr>
            <w:r>
              <w:rPr>
                <w:b/>
              </w:rPr>
              <w:t>Actor</w:t>
            </w:r>
          </w:p>
        </w:tc>
        <w:tc>
          <w:tcPr>
            <w:tcW w:w="2250" w:type="dxa"/>
            <w:shd w:val="clear" w:color="auto" w:fill="auto"/>
            <w:tcMar>
              <w:top w:w="100" w:type="dxa"/>
              <w:left w:w="100" w:type="dxa"/>
              <w:bottom w:w="100" w:type="dxa"/>
              <w:right w:w="100" w:type="dxa"/>
            </w:tcMar>
          </w:tcPr>
          <w:p w14:paraId="3724EB29" w14:textId="77777777" w:rsidR="00201A3A" w:rsidRDefault="00000000">
            <w:pPr>
              <w:widowControl w:val="0"/>
              <w:spacing w:line="240" w:lineRule="auto"/>
              <w:rPr>
                <w:b/>
              </w:rPr>
            </w:pPr>
            <w:r>
              <w:rPr>
                <w:b/>
              </w:rPr>
              <w:t>System</w:t>
            </w:r>
          </w:p>
        </w:tc>
      </w:tr>
      <w:tr w:rsidR="00201A3A" w14:paraId="590AEB9B" w14:textId="77777777">
        <w:trPr>
          <w:trHeight w:val="420"/>
        </w:trPr>
        <w:tc>
          <w:tcPr>
            <w:tcW w:w="4529" w:type="dxa"/>
            <w:shd w:val="clear" w:color="auto" w:fill="auto"/>
            <w:tcMar>
              <w:top w:w="100" w:type="dxa"/>
              <w:left w:w="100" w:type="dxa"/>
              <w:bottom w:w="100" w:type="dxa"/>
              <w:right w:w="100" w:type="dxa"/>
            </w:tcMar>
          </w:tcPr>
          <w:p w14:paraId="233C3E1F" w14:textId="77777777" w:rsidR="00201A3A" w:rsidRDefault="00201A3A">
            <w:pPr>
              <w:widowControl w:val="0"/>
              <w:spacing w:line="240" w:lineRule="auto"/>
              <w:rPr>
                <w:b/>
              </w:rPr>
            </w:pPr>
          </w:p>
        </w:tc>
        <w:tc>
          <w:tcPr>
            <w:tcW w:w="4500" w:type="dxa"/>
            <w:gridSpan w:val="2"/>
            <w:shd w:val="clear" w:color="auto" w:fill="auto"/>
            <w:tcMar>
              <w:top w:w="100" w:type="dxa"/>
              <w:left w:w="100" w:type="dxa"/>
              <w:bottom w:w="100" w:type="dxa"/>
              <w:right w:w="100" w:type="dxa"/>
            </w:tcMar>
          </w:tcPr>
          <w:p w14:paraId="5927E70E" w14:textId="77777777" w:rsidR="00201A3A" w:rsidRDefault="00000000">
            <w:pPr>
              <w:spacing w:line="240" w:lineRule="auto"/>
            </w:pPr>
            <w:r>
              <w:rPr>
                <w:b/>
              </w:rPr>
              <w:t>1.</w:t>
            </w:r>
            <w:r>
              <w:t>The customer  can search the bus.</w:t>
            </w:r>
          </w:p>
          <w:p w14:paraId="6AD7DBF9" w14:textId="77777777" w:rsidR="00201A3A" w:rsidRDefault="00201A3A">
            <w:pPr>
              <w:spacing w:line="240" w:lineRule="auto"/>
            </w:pPr>
          </w:p>
          <w:p w14:paraId="761EE221" w14:textId="77777777" w:rsidR="00201A3A" w:rsidRDefault="00000000">
            <w:pPr>
              <w:spacing w:line="240" w:lineRule="auto"/>
            </w:pPr>
            <w:r>
              <w:t xml:space="preserve">1.1 the system provides the availability of the bus </w:t>
            </w:r>
          </w:p>
          <w:p w14:paraId="19D603CD" w14:textId="77777777" w:rsidR="00201A3A" w:rsidRDefault="00201A3A">
            <w:pPr>
              <w:spacing w:line="240" w:lineRule="auto"/>
            </w:pPr>
          </w:p>
          <w:p w14:paraId="425C9408" w14:textId="77777777" w:rsidR="00201A3A" w:rsidRDefault="00000000">
            <w:pPr>
              <w:spacing w:line="240" w:lineRule="auto"/>
            </w:pPr>
            <w:r>
              <w:t>2. The customer can select the desired seat.</w:t>
            </w:r>
          </w:p>
          <w:p w14:paraId="74A7D876" w14:textId="77777777" w:rsidR="00201A3A" w:rsidRDefault="00201A3A">
            <w:pPr>
              <w:spacing w:line="240" w:lineRule="auto"/>
            </w:pPr>
          </w:p>
          <w:p w14:paraId="662813BC" w14:textId="77777777" w:rsidR="00201A3A" w:rsidRDefault="00000000">
            <w:pPr>
              <w:spacing w:line="240" w:lineRule="auto"/>
            </w:pPr>
            <w:r>
              <w:t>2.1 the system display the availability of seat</w:t>
            </w:r>
          </w:p>
          <w:p w14:paraId="2A8A10A7" w14:textId="77777777" w:rsidR="00201A3A" w:rsidRDefault="00201A3A">
            <w:pPr>
              <w:spacing w:line="240" w:lineRule="auto"/>
            </w:pPr>
          </w:p>
          <w:p w14:paraId="0DADAC17" w14:textId="77777777" w:rsidR="00201A3A" w:rsidRDefault="00000000">
            <w:pPr>
              <w:spacing w:line="240" w:lineRule="auto"/>
            </w:pPr>
            <w:r>
              <w:t xml:space="preserve">3.The customer can pay online </w:t>
            </w:r>
          </w:p>
          <w:p w14:paraId="5AAFA487" w14:textId="77777777" w:rsidR="00201A3A" w:rsidRDefault="00201A3A">
            <w:pPr>
              <w:spacing w:line="240" w:lineRule="auto"/>
            </w:pPr>
          </w:p>
          <w:p w14:paraId="1F47B566" w14:textId="77777777" w:rsidR="00201A3A" w:rsidRDefault="00000000">
            <w:pPr>
              <w:spacing w:line="240" w:lineRule="auto"/>
            </w:pPr>
            <w:r>
              <w:lastRenderedPageBreak/>
              <w:t>3.1 The system will send the confirmation message</w:t>
            </w:r>
          </w:p>
          <w:p w14:paraId="1D06C22E" w14:textId="77777777" w:rsidR="00201A3A" w:rsidRDefault="00201A3A">
            <w:pPr>
              <w:spacing w:line="240" w:lineRule="auto"/>
            </w:pPr>
          </w:p>
          <w:p w14:paraId="27541410" w14:textId="77777777" w:rsidR="00201A3A" w:rsidRDefault="00000000">
            <w:pPr>
              <w:spacing w:line="240" w:lineRule="auto"/>
            </w:pPr>
            <w:r>
              <w:t>4.if the bus is unavailable or fully booked</w:t>
            </w:r>
          </w:p>
          <w:p w14:paraId="5F9269E0" w14:textId="77777777" w:rsidR="00201A3A" w:rsidRDefault="00201A3A">
            <w:pPr>
              <w:spacing w:line="240" w:lineRule="auto"/>
            </w:pPr>
          </w:p>
          <w:p w14:paraId="0EF49BD5" w14:textId="77777777" w:rsidR="00201A3A" w:rsidRDefault="00000000">
            <w:pPr>
              <w:spacing w:line="240" w:lineRule="auto"/>
            </w:pPr>
            <w:r>
              <w:t>4.1 The system will display message</w:t>
            </w:r>
          </w:p>
        </w:tc>
      </w:tr>
      <w:tr w:rsidR="00201A3A" w14:paraId="01DB3539" w14:textId="77777777">
        <w:trPr>
          <w:trHeight w:val="2625"/>
        </w:trPr>
        <w:tc>
          <w:tcPr>
            <w:tcW w:w="4529" w:type="dxa"/>
            <w:shd w:val="clear" w:color="auto" w:fill="auto"/>
            <w:tcMar>
              <w:top w:w="100" w:type="dxa"/>
              <w:left w:w="100" w:type="dxa"/>
              <w:bottom w:w="100" w:type="dxa"/>
              <w:right w:w="100" w:type="dxa"/>
            </w:tcMar>
          </w:tcPr>
          <w:p w14:paraId="12FD801D" w14:textId="77777777" w:rsidR="00201A3A" w:rsidRDefault="00000000">
            <w:pPr>
              <w:widowControl w:val="0"/>
              <w:spacing w:line="240" w:lineRule="auto"/>
              <w:rPr>
                <w:b/>
              </w:rPr>
            </w:pPr>
            <w:r>
              <w:rPr>
                <w:b/>
              </w:rPr>
              <w:t>Exception Conditions:</w:t>
            </w:r>
          </w:p>
          <w:p w14:paraId="2228941B" w14:textId="77777777" w:rsidR="00201A3A" w:rsidRDefault="00201A3A">
            <w:pPr>
              <w:widowControl w:val="0"/>
              <w:spacing w:line="240" w:lineRule="auto"/>
            </w:pPr>
          </w:p>
        </w:tc>
        <w:tc>
          <w:tcPr>
            <w:tcW w:w="4500" w:type="dxa"/>
            <w:gridSpan w:val="2"/>
            <w:shd w:val="clear" w:color="auto" w:fill="auto"/>
            <w:tcMar>
              <w:top w:w="100" w:type="dxa"/>
              <w:left w:w="100" w:type="dxa"/>
              <w:bottom w:w="100" w:type="dxa"/>
              <w:right w:w="100" w:type="dxa"/>
            </w:tcMar>
          </w:tcPr>
          <w:p w14:paraId="09C692CC" w14:textId="77777777" w:rsidR="00201A3A"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1.if the bus is already full, the customer can select another bus</w:t>
            </w:r>
          </w:p>
          <w:p w14:paraId="21FA5E6C" w14:textId="77777777" w:rsidR="00201A3A" w:rsidRDefault="00201A3A">
            <w:pPr>
              <w:spacing w:line="240" w:lineRule="auto"/>
              <w:rPr>
                <w:rFonts w:ascii="Times New Roman" w:eastAsia="Times New Roman" w:hAnsi="Times New Roman" w:cs="Times New Roman"/>
                <w:sz w:val="24"/>
                <w:szCs w:val="24"/>
              </w:rPr>
            </w:pPr>
          </w:p>
          <w:p w14:paraId="1D05258F" w14:textId="77777777" w:rsidR="00201A3A"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2.if the seat is already booked, it will be displayed in red colour  .</w:t>
            </w:r>
          </w:p>
          <w:p w14:paraId="697EADFF" w14:textId="77777777" w:rsidR="00201A3A" w:rsidRDefault="00201A3A">
            <w:pPr>
              <w:spacing w:line="240" w:lineRule="auto"/>
              <w:rPr>
                <w:rFonts w:ascii="Times New Roman" w:eastAsia="Times New Roman" w:hAnsi="Times New Roman" w:cs="Times New Roman"/>
                <w:sz w:val="24"/>
                <w:szCs w:val="24"/>
              </w:rPr>
            </w:pPr>
          </w:p>
          <w:p w14:paraId="3BE601AE" w14:textId="77777777" w:rsidR="00201A3A"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3.if the customer doesn't receive the confirmation message, recheck the contact number</w:t>
            </w:r>
          </w:p>
        </w:tc>
      </w:tr>
    </w:tbl>
    <w:p w14:paraId="51958A59" w14:textId="77777777" w:rsidR="00201A3A" w:rsidRDefault="00201A3A"/>
    <w:p w14:paraId="70E94C7A" w14:textId="77777777" w:rsidR="00201A3A" w:rsidRDefault="00201A3A"/>
    <w:p w14:paraId="4127D47D" w14:textId="77777777" w:rsidR="00201A3A" w:rsidRDefault="00201A3A"/>
    <w:p w14:paraId="300F961A" w14:textId="77777777" w:rsidR="00201A3A" w:rsidRDefault="00000000">
      <w:pPr>
        <w:rPr>
          <w:b/>
        </w:rPr>
      </w:pPr>
      <w:r>
        <w:rPr>
          <w:b/>
        </w:rPr>
        <w:t>Registration for bus owner</w:t>
      </w: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9"/>
        <w:gridCol w:w="2250"/>
        <w:gridCol w:w="2250"/>
      </w:tblGrid>
      <w:tr w:rsidR="00201A3A" w14:paraId="3B701156" w14:textId="77777777">
        <w:trPr>
          <w:trHeight w:val="420"/>
        </w:trPr>
        <w:tc>
          <w:tcPr>
            <w:tcW w:w="4529" w:type="dxa"/>
            <w:shd w:val="clear" w:color="auto" w:fill="auto"/>
            <w:tcMar>
              <w:top w:w="100" w:type="dxa"/>
              <w:left w:w="100" w:type="dxa"/>
              <w:bottom w:w="100" w:type="dxa"/>
              <w:right w:w="100" w:type="dxa"/>
            </w:tcMar>
          </w:tcPr>
          <w:p w14:paraId="60FE435A" w14:textId="77777777" w:rsidR="00201A3A" w:rsidRDefault="00000000">
            <w:pPr>
              <w:widowControl w:val="0"/>
              <w:spacing w:line="240" w:lineRule="auto"/>
              <w:rPr>
                <w:b/>
              </w:rPr>
            </w:pPr>
            <w:r>
              <w:rPr>
                <w:b/>
              </w:rPr>
              <w:t>Use case name:</w:t>
            </w:r>
          </w:p>
        </w:tc>
        <w:tc>
          <w:tcPr>
            <w:tcW w:w="4500" w:type="dxa"/>
            <w:gridSpan w:val="2"/>
            <w:shd w:val="clear" w:color="auto" w:fill="auto"/>
            <w:tcMar>
              <w:top w:w="100" w:type="dxa"/>
              <w:left w:w="100" w:type="dxa"/>
              <w:bottom w:w="100" w:type="dxa"/>
              <w:right w:w="100" w:type="dxa"/>
            </w:tcMar>
          </w:tcPr>
          <w:p w14:paraId="156AC0B8" w14:textId="77777777" w:rsidR="00201A3A" w:rsidRDefault="00000000">
            <w:pPr>
              <w:widowControl w:val="0"/>
              <w:spacing w:line="240" w:lineRule="auto"/>
            </w:pPr>
            <w:r>
              <w:t>Registration for bus owner</w:t>
            </w:r>
          </w:p>
        </w:tc>
      </w:tr>
      <w:tr w:rsidR="00201A3A" w14:paraId="76B57901" w14:textId="77777777">
        <w:trPr>
          <w:trHeight w:val="420"/>
        </w:trPr>
        <w:tc>
          <w:tcPr>
            <w:tcW w:w="4529" w:type="dxa"/>
            <w:shd w:val="clear" w:color="auto" w:fill="auto"/>
            <w:tcMar>
              <w:top w:w="100" w:type="dxa"/>
              <w:left w:w="100" w:type="dxa"/>
              <w:bottom w:w="100" w:type="dxa"/>
              <w:right w:w="100" w:type="dxa"/>
            </w:tcMar>
          </w:tcPr>
          <w:p w14:paraId="5555D673" w14:textId="77777777" w:rsidR="00201A3A" w:rsidRDefault="00000000">
            <w:pPr>
              <w:widowControl w:val="0"/>
              <w:spacing w:line="240" w:lineRule="auto"/>
              <w:rPr>
                <w:b/>
              </w:rPr>
            </w:pPr>
            <w:r>
              <w:rPr>
                <w:b/>
              </w:rPr>
              <w:t>Scenario:</w:t>
            </w:r>
          </w:p>
        </w:tc>
        <w:tc>
          <w:tcPr>
            <w:tcW w:w="4500" w:type="dxa"/>
            <w:gridSpan w:val="2"/>
            <w:shd w:val="clear" w:color="auto" w:fill="auto"/>
            <w:tcMar>
              <w:top w:w="100" w:type="dxa"/>
              <w:left w:w="100" w:type="dxa"/>
              <w:bottom w:w="100" w:type="dxa"/>
              <w:right w:w="100" w:type="dxa"/>
            </w:tcMar>
          </w:tcPr>
          <w:p w14:paraId="5910DB2F" w14:textId="77777777" w:rsidR="00201A3A" w:rsidRDefault="00000000">
            <w:pPr>
              <w:widowControl w:val="0"/>
              <w:spacing w:line="240" w:lineRule="auto"/>
            </w:pPr>
            <w:r>
              <w:t>The bus driver can register using this system.</w:t>
            </w:r>
          </w:p>
        </w:tc>
      </w:tr>
      <w:tr w:rsidR="00201A3A" w14:paraId="4C705CB3" w14:textId="77777777">
        <w:trPr>
          <w:trHeight w:val="420"/>
        </w:trPr>
        <w:tc>
          <w:tcPr>
            <w:tcW w:w="4529" w:type="dxa"/>
            <w:shd w:val="clear" w:color="auto" w:fill="auto"/>
            <w:tcMar>
              <w:top w:w="100" w:type="dxa"/>
              <w:left w:w="100" w:type="dxa"/>
              <w:bottom w:w="100" w:type="dxa"/>
              <w:right w:w="100" w:type="dxa"/>
            </w:tcMar>
          </w:tcPr>
          <w:p w14:paraId="2AF020E3" w14:textId="77777777" w:rsidR="00201A3A" w:rsidRDefault="00000000">
            <w:pPr>
              <w:widowControl w:val="0"/>
              <w:spacing w:line="240" w:lineRule="auto"/>
              <w:rPr>
                <w:b/>
              </w:rPr>
            </w:pPr>
            <w:r>
              <w:rPr>
                <w:b/>
              </w:rPr>
              <w:t>Triggering event:</w:t>
            </w:r>
          </w:p>
        </w:tc>
        <w:tc>
          <w:tcPr>
            <w:tcW w:w="4500" w:type="dxa"/>
            <w:gridSpan w:val="2"/>
            <w:shd w:val="clear" w:color="auto" w:fill="auto"/>
            <w:tcMar>
              <w:top w:w="100" w:type="dxa"/>
              <w:left w:w="100" w:type="dxa"/>
              <w:bottom w:w="100" w:type="dxa"/>
              <w:right w:w="100" w:type="dxa"/>
            </w:tcMar>
          </w:tcPr>
          <w:p w14:paraId="592A7250" w14:textId="77777777" w:rsidR="00201A3A" w:rsidRDefault="00000000">
            <w:pPr>
              <w:widowControl w:val="0"/>
              <w:spacing w:line="240" w:lineRule="auto"/>
            </w:pPr>
            <w:r>
              <w:t>The bus owner wants to make his bus available.</w:t>
            </w:r>
          </w:p>
        </w:tc>
      </w:tr>
      <w:tr w:rsidR="00201A3A" w14:paraId="21103357" w14:textId="77777777">
        <w:trPr>
          <w:trHeight w:val="420"/>
        </w:trPr>
        <w:tc>
          <w:tcPr>
            <w:tcW w:w="4529" w:type="dxa"/>
            <w:shd w:val="clear" w:color="auto" w:fill="auto"/>
            <w:tcMar>
              <w:top w:w="100" w:type="dxa"/>
              <w:left w:w="100" w:type="dxa"/>
              <w:bottom w:w="100" w:type="dxa"/>
              <w:right w:w="100" w:type="dxa"/>
            </w:tcMar>
          </w:tcPr>
          <w:p w14:paraId="0DA11F9D" w14:textId="77777777" w:rsidR="00201A3A" w:rsidRDefault="00000000">
            <w:pPr>
              <w:widowControl w:val="0"/>
              <w:spacing w:line="240" w:lineRule="auto"/>
              <w:rPr>
                <w:b/>
              </w:rPr>
            </w:pPr>
            <w:r>
              <w:rPr>
                <w:b/>
              </w:rPr>
              <w:t>Brief description:</w:t>
            </w:r>
          </w:p>
        </w:tc>
        <w:tc>
          <w:tcPr>
            <w:tcW w:w="4500" w:type="dxa"/>
            <w:gridSpan w:val="2"/>
            <w:shd w:val="clear" w:color="auto" w:fill="auto"/>
            <w:tcMar>
              <w:top w:w="100" w:type="dxa"/>
              <w:left w:w="100" w:type="dxa"/>
              <w:bottom w:w="100" w:type="dxa"/>
              <w:right w:w="100" w:type="dxa"/>
            </w:tcMar>
          </w:tcPr>
          <w:p w14:paraId="794682AE" w14:textId="77777777" w:rsidR="00201A3A" w:rsidRDefault="00000000">
            <w:pPr>
              <w:widowControl w:val="0"/>
              <w:spacing w:line="240" w:lineRule="auto"/>
            </w:pPr>
            <w:r>
              <w:t>Bus owners have to register their bus in order to make the bus available in the system.</w:t>
            </w:r>
          </w:p>
        </w:tc>
      </w:tr>
      <w:tr w:rsidR="00201A3A" w14:paraId="70E0F1FF" w14:textId="77777777">
        <w:trPr>
          <w:trHeight w:val="420"/>
        </w:trPr>
        <w:tc>
          <w:tcPr>
            <w:tcW w:w="4529" w:type="dxa"/>
            <w:shd w:val="clear" w:color="auto" w:fill="auto"/>
            <w:tcMar>
              <w:top w:w="100" w:type="dxa"/>
              <w:left w:w="100" w:type="dxa"/>
              <w:bottom w:w="100" w:type="dxa"/>
              <w:right w:w="100" w:type="dxa"/>
            </w:tcMar>
          </w:tcPr>
          <w:p w14:paraId="058E5A44" w14:textId="77777777" w:rsidR="00201A3A" w:rsidRDefault="00000000">
            <w:pPr>
              <w:widowControl w:val="0"/>
              <w:spacing w:line="240" w:lineRule="auto"/>
              <w:rPr>
                <w:b/>
              </w:rPr>
            </w:pPr>
            <w:r>
              <w:rPr>
                <w:b/>
              </w:rPr>
              <w:t>Actors:</w:t>
            </w:r>
          </w:p>
        </w:tc>
        <w:tc>
          <w:tcPr>
            <w:tcW w:w="4500" w:type="dxa"/>
            <w:gridSpan w:val="2"/>
            <w:shd w:val="clear" w:color="auto" w:fill="auto"/>
            <w:tcMar>
              <w:top w:w="100" w:type="dxa"/>
              <w:left w:w="100" w:type="dxa"/>
              <w:bottom w:w="100" w:type="dxa"/>
              <w:right w:w="100" w:type="dxa"/>
            </w:tcMar>
          </w:tcPr>
          <w:p w14:paraId="41298505" w14:textId="77777777" w:rsidR="00201A3A" w:rsidRDefault="00000000">
            <w:pPr>
              <w:widowControl w:val="0"/>
              <w:spacing w:line="240" w:lineRule="auto"/>
            </w:pPr>
            <w:r>
              <w:t>Bus owner, system administrator</w:t>
            </w:r>
          </w:p>
        </w:tc>
      </w:tr>
      <w:tr w:rsidR="00201A3A" w14:paraId="4D93C4C1" w14:textId="77777777">
        <w:trPr>
          <w:trHeight w:val="420"/>
        </w:trPr>
        <w:tc>
          <w:tcPr>
            <w:tcW w:w="4529" w:type="dxa"/>
            <w:shd w:val="clear" w:color="auto" w:fill="auto"/>
            <w:tcMar>
              <w:top w:w="100" w:type="dxa"/>
              <w:left w:w="100" w:type="dxa"/>
              <w:bottom w:w="100" w:type="dxa"/>
              <w:right w:w="100" w:type="dxa"/>
            </w:tcMar>
          </w:tcPr>
          <w:p w14:paraId="00B0B409" w14:textId="77777777" w:rsidR="00201A3A" w:rsidRDefault="00000000">
            <w:pPr>
              <w:widowControl w:val="0"/>
              <w:spacing w:line="240" w:lineRule="auto"/>
              <w:rPr>
                <w:b/>
              </w:rPr>
            </w:pPr>
            <w:r>
              <w:rPr>
                <w:b/>
              </w:rPr>
              <w:t>Related use cases:</w:t>
            </w:r>
          </w:p>
        </w:tc>
        <w:tc>
          <w:tcPr>
            <w:tcW w:w="4500" w:type="dxa"/>
            <w:gridSpan w:val="2"/>
            <w:shd w:val="clear" w:color="auto" w:fill="auto"/>
            <w:tcMar>
              <w:top w:w="100" w:type="dxa"/>
              <w:left w:w="100" w:type="dxa"/>
              <w:bottom w:w="100" w:type="dxa"/>
              <w:right w:w="100" w:type="dxa"/>
            </w:tcMar>
          </w:tcPr>
          <w:p w14:paraId="15F75C11" w14:textId="77777777" w:rsidR="00201A3A" w:rsidRDefault="00000000">
            <w:pPr>
              <w:widowControl w:val="0"/>
              <w:spacing w:line="240" w:lineRule="auto"/>
            </w:pPr>
            <w:r>
              <w:t>none</w:t>
            </w:r>
          </w:p>
        </w:tc>
      </w:tr>
      <w:tr w:rsidR="00201A3A" w14:paraId="76E5EFF0" w14:textId="77777777">
        <w:trPr>
          <w:trHeight w:val="432"/>
        </w:trPr>
        <w:tc>
          <w:tcPr>
            <w:tcW w:w="4529" w:type="dxa"/>
            <w:shd w:val="clear" w:color="auto" w:fill="auto"/>
            <w:tcMar>
              <w:top w:w="100" w:type="dxa"/>
              <w:left w:w="100" w:type="dxa"/>
              <w:bottom w:w="100" w:type="dxa"/>
              <w:right w:w="100" w:type="dxa"/>
            </w:tcMar>
          </w:tcPr>
          <w:p w14:paraId="38EFF785" w14:textId="77777777" w:rsidR="00201A3A" w:rsidRDefault="00000000">
            <w:pPr>
              <w:widowControl w:val="0"/>
              <w:spacing w:line="240" w:lineRule="auto"/>
              <w:rPr>
                <w:b/>
              </w:rPr>
            </w:pPr>
            <w:r>
              <w:rPr>
                <w:b/>
              </w:rPr>
              <w:t>Stakeholders:</w:t>
            </w:r>
          </w:p>
        </w:tc>
        <w:tc>
          <w:tcPr>
            <w:tcW w:w="4500" w:type="dxa"/>
            <w:gridSpan w:val="2"/>
            <w:shd w:val="clear" w:color="auto" w:fill="auto"/>
            <w:tcMar>
              <w:top w:w="100" w:type="dxa"/>
              <w:left w:w="100" w:type="dxa"/>
              <w:bottom w:w="100" w:type="dxa"/>
              <w:right w:w="100" w:type="dxa"/>
            </w:tcMar>
          </w:tcPr>
          <w:p w14:paraId="68F76B8D" w14:textId="77777777" w:rsidR="00201A3A" w:rsidRDefault="00000000">
            <w:pPr>
              <w:widowControl w:val="0"/>
              <w:spacing w:line="240" w:lineRule="auto"/>
            </w:pPr>
            <w:r>
              <w:t xml:space="preserve">Bus </w:t>
            </w:r>
            <w:proofErr w:type="spellStart"/>
            <w:r>
              <w:t>owners,system</w:t>
            </w:r>
            <w:proofErr w:type="spellEnd"/>
            <w:r>
              <w:t xml:space="preserve"> administrator</w:t>
            </w:r>
          </w:p>
        </w:tc>
      </w:tr>
      <w:tr w:rsidR="00201A3A" w14:paraId="32F16F3B" w14:textId="77777777">
        <w:trPr>
          <w:trHeight w:val="420"/>
        </w:trPr>
        <w:tc>
          <w:tcPr>
            <w:tcW w:w="4529" w:type="dxa"/>
            <w:shd w:val="clear" w:color="auto" w:fill="auto"/>
            <w:tcMar>
              <w:top w:w="100" w:type="dxa"/>
              <w:left w:w="100" w:type="dxa"/>
              <w:bottom w:w="100" w:type="dxa"/>
              <w:right w:w="100" w:type="dxa"/>
            </w:tcMar>
          </w:tcPr>
          <w:p w14:paraId="6E32C3B8" w14:textId="77777777" w:rsidR="00201A3A" w:rsidRDefault="00000000">
            <w:pPr>
              <w:widowControl w:val="0"/>
              <w:spacing w:line="240" w:lineRule="auto"/>
              <w:rPr>
                <w:b/>
              </w:rPr>
            </w:pPr>
            <w:r>
              <w:rPr>
                <w:b/>
              </w:rPr>
              <w:t>Preconditions:</w:t>
            </w:r>
          </w:p>
        </w:tc>
        <w:tc>
          <w:tcPr>
            <w:tcW w:w="4500" w:type="dxa"/>
            <w:gridSpan w:val="2"/>
            <w:shd w:val="clear" w:color="auto" w:fill="auto"/>
            <w:tcMar>
              <w:top w:w="100" w:type="dxa"/>
              <w:left w:w="100" w:type="dxa"/>
              <w:bottom w:w="100" w:type="dxa"/>
              <w:right w:w="100" w:type="dxa"/>
            </w:tcMar>
          </w:tcPr>
          <w:p w14:paraId="2C8B5BA9" w14:textId="77777777" w:rsidR="00201A3A" w:rsidRDefault="00000000">
            <w:pPr>
              <w:widowControl w:val="0"/>
              <w:numPr>
                <w:ilvl w:val="0"/>
                <w:numId w:val="19"/>
              </w:numPr>
              <w:spacing w:line="240" w:lineRule="auto"/>
            </w:pPr>
            <w:r>
              <w:t>Bus owner must enter the details in order to register</w:t>
            </w:r>
          </w:p>
          <w:p w14:paraId="794838EF" w14:textId="77777777" w:rsidR="00201A3A" w:rsidRDefault="00201A3A">
            <w:pPr>
              <w:widowControl w:val="0"/>
              <w:numPr>
                <w:ilvl w:val="0"/>
                <w:numId w:val="19"/>
              </w:numPr>
              <w:spacing w:line="240" w:lineRule="auto"/>
            </w:pPr>
          </w:p>
          <w:p w14:paraId="62BD2128" w14:textId="77777777" w:rsidR="00201A3A" w:rsidRDefault="00000000">
            <w:pPr>
              <w:widowControl w:val="0"/>
              <w:numPr>
                <w:ilvl w:val="0"/>
                <w:numId w:val="19"/>
              </w:numPr>
              <w:spacing w:line="240" w:lineRule="auto"/>
            </w:pPr>
            <w:r>
              <w:t>Bus owner can cancel the registration</w:t>
            </w:r>
          </w:p>
          <w:p w14:paraId="0CADF0F3" w14:textId="77777777" w:rsidR="00201A3A" w:rsidRDefault="00201A3A">
            <w:pPr>
              <w:widowControl w:val="0"/>
              <w:spacing w:line="240" w:lineRule="auto"/>
            </w:pPr>
          </w:p>
          <w:p w14:paraId="08013F98" w14:textId="77777777" w:rsidR="00201A3A" w:rsidRDefault="00201A3A">
            <w:pPr>
              <w:widowControl w:val="0"/>
              <w:spacing w:line="240" w:lineRule="auto"/>
            </w:pPr>
          </w:p>
        </w:tc>
      </w:tr>
      <w:tr w:rsidR="00201A3A" w14:paraId="4459FCF1" w14:textId="77777777">
        <w:trPr>
          <w:trHeight w:val="420"/>
        </w:trPr>
        <w:tc>
          <w:tcPr>
            <w:tcW w:w="4529" w:type="dxa"/>
            <w:shd w:val="clear" w:color="auto" w:fill="auto"/>
            <w:tcMar>
              <w:top w:w="100" w:type="dxa"/>
              <w:left w:w="100" w:type="dxa"/>
              <w:bottom w:w="100" w:type="dxa"/>
              <w:right w:w="100" w:type="dxa"/>
            </w:tcMar>
          </w:tcPr>
          <w:p w14:paraId="7344E912" w14:textId="77777777" w:rsidR="00201A3A" w:rsidRDefault="00000000">
            <w:pPr>
              <w:widowControl w:val="0"/>
              <w:spacing w:line="240" w:lineRule="auto"/>
              <w:rPr>
                <w:b/>
              </w:rPr>
            </w:pPr>
            <w:r>
              <w:rPr>
                <w:b/>
              </w:rPr>
              <w:t>Postconditions:</w:t>
            </w:r>
          </w:p>
        </w:tc>
        <w:tc>
          <w:tcPr>
            <w:tcW w:w="4500" w:type="dxa"/>
            <w:gridSpan w:val="2"/>
            <w:shd w:val="clear" w:color="auto" w:fill="auto"/>
            <w:tcMar>
              <w:top w:w="100" w:type="dxa"/>
              <w:left w:w="100" w:type="dxa"/>
              <w:bottom w:w="100" w:type="dxa"/>
              <w:right w:w="100" w:type="dxa"/>
            </w:tcMar>
          </w:tcPr>
          <w:p w14:paraId="35AE520C" w14:textId="77777777" w:rsidR="00201A3A" w:rsidRDefault="00000000">
            <w:pPr>
              <w:widowControl w:val="0"/>
              <w:numPr>
                <w:ilvl w:val="0"/>
                <w:numId w:val="11"/>
              </w:numPr>
              <w:spacing w:line="240" w:lineRule="auto"/>
            </w:pPr>
            <w:r>
              <w:t>The bus will be available in the system for the customer  to book</w:t>
            </w:r>
          </w:p>
          <w:p w14:paraId="7B8E6F98" w14:textId="77777777" w:rsidR="00201A3A" w:rsidRDefault="00201A3A">
            <w:pPr>
              <w:widowControl w:val="0"/>
              <w:numPr>
                <w:ilvl w:val="0"/>
                <w:numId w:val="11"/>
              </w:numPr>
              <w:spacing w:line="240" w:lineRule="auto"/>
            </w:pPr>
          </w:p>
          <w:p w14:paraId="225C273C" w14:textId="77777777" w:rsidR="00201A3A" w:rsidRDefault="00000000">
            <w:pPr>
              <w:widowControl w:val="0"/>
              <w:numPr>
                <w:ilvl w:val="0"/>
                <w:numId w:val="11"/>
              </w:numPr>
              <w:spacing w:line="240" w:lineRule="auto"/>
            </w:pPr>
            <w:r>
              <w:lastRenderedPageBreak/>
              <w:t>The bus availability will be cancelled.</w:t>
            </w:r>
          </w:p>
        </w:tc>
      </w:tr>
      <w:tr w:rsidR="00201A3A" w14:paraId="1B001ABB" w14:textId="77777777">
        <w:tc>
          <w:tcPr>
            <w:tcW w:w="4529" w:type="dxa"/>
            <w:shd w:val="clear" w:color="auto" w:fill="auto"/>
            <w:tcMar>
              <w:top w:w="100" w:type="dxa"/>
              <w:left w:w="100" w:type="dxa"/>
              <w:bottom w:w="100" w:type="dxa"/>
              <w:right w:w="100" w:type="dxa"/>
            </w:tcMar>
          </w:tcPr>
          <w:p w14:paraId="4B4982B7" w14:textId="77777777" w:rsidR="00201A3A" w:rsidRDefault="00000000">
            <w:pPr>
              <w:widowControl w:val="0"/>
              <w:spacing w:line="240" w:lineRule="auto"/>
              <w:rPr>
                <w:b/>
              </w:rPr>
            </w:pPr>
            <w:r>
              <w:rPr>
                <w:b/>
              </w:rPr>
              <w:t>Flow of activities</w:t>
            </w:r>
          </w:p>
        </w:tc>
        <w:tc>
          <w:tcPr>
            <w:tcW w:w="2250" w:type="dxa"/>
            <w:shd w:val="clear" w:color="auto" w:fill="auto"/>
            <w:tcMar>
              <w:top w:w="100" w:type="dxa"/>
              <w:left w:w="100" w:type="dxa"/>
              <w:bottom w:w="100" w:type="dxa"/>
              <w:right w:w="100" w:type="dxa"/>
            </w:tcMar>
          </w:tcPr>
          <w:p w14:paraId="5E28862A" w14:textId="77777777" w:rsidR="00201A3A" w:rsidRDefault="00000000">
            <w:pPr>
              <w:widowControl w:val="0"/>
              <w:spacing w:line="240" w:lineRule="auto"/>
              <w:rPr>
                <w:b/>
              </w:rPr>
            </w:pPr>
            <w:r>
              <w:rPr>
                <w:b/>
              </w:rPr>
              <w:t>Actor</w:t>
            </w:r>
          </w:p>
        </w:tc>
        <w:tc>
          <w:tcPr>
            <w:tcW w:w="2250" w:type="dxa"/>
            <w:shd w:val="clear" w:color="auto" w:fill="auto"/>
            <w:tcMar>
              <w:top w:w="100" w:type="dxa"/>
              <w:left w:w="100" w:type="dxa"/>
              <w:bottom w:w="100" w:type="dxa"/>
              <w:right w:w="100" w:type="dxa"/>
            </w:tcMar>
          </w:tcPr>
          <w:p w14:paraId="53AFD15F" w14:textId="77777777" w:rsidR="00201A3A" w:rsidRDefault="00000000">
            <w:pPr>
              <w:widowControl w:val="0"/>
              <w:spacing w:line="240" w:lineRule="auto"/>
              <w:rPr>
                <w:b/>
              </w:rPr>
            </w:pPr>
            <w:r>
              <w:rPr>
                <w:b/>
              </w:rPr>
              <w:t>System</w:t>
            </w:r>
          </w:p>
        </w:tc>
      </w:tr>
      <w:tr w:rsidR="00201A3A" w14:paraId="57E73FAA" w14:textId="77777777">
        <w:trPr>
          <w:trHeight w:val="420"/>
        </w:trPr>
        <w:tc>
          <w:tcPr>
            <w:tcW w:w="4529" w:type="dxa"/>
            <w:shd w:val="clear" w:color="auto" w:fill="auto"/>
            <w:tcMar>
              <w:top w:w="100" w:type="dxa"/>
              <w:left w:w="100" w:type="dxa"/>
              <w:bottom w:w="100" w:type="dxa"/>
              <w:right w:w="100" w:type="dxa"/>
            </w:tcMar>
          </w:tcPr>
          <w:p w14:paraId="6E0E3D04" w14:textId="77777777" w:rsidR="00201A3A" w:rsidRDefault="00201A3A">
            <w:pPr>
              <w:widowControl w:val="0"/>
              <w:spacing w:line="240" w:lineRule="auto"/>
              <w:rPr>
                <w:b/>
              </w:rPr>
            </w:pPr>
          </w:p>
        </w:tc>
        <w:tc>
          <w:tcPr>
            <w:tcW w:w="4500" w:type="dxa"/>
            <w:gridSpan w:val="2"/>
            <w:shd w:val="clear" w:color="auto" w:fill="auto"/>
            <w:tcMar>
              <w:top w:w="100" w:type="dxa"/>
              <w:left w:w="100" w:type="dxa"/>
              <w:bottom w:w="100" w:type="dxa"/>
              <w:right w:w="100" w:type="dxa"/>
            </w:tcMar>
          </w:tcPr>
          <w:p w14:paraId="3347AE6D" w14:textId="77777777" w:rsidR="00201A3A" w:rsidRDefault="00000000">
            <w:pPr>
              <w:widowControl w:val="0"/>
              <w:spacing w:line="240" w:lineRule="auto"/>
            </w:pPr>
            <w:r>
              <w:t>1.Bus owners can search the online ticket reservation system.</w:t>
            </w:r>
          </w:p>
          <w:p w14:paraId="5FFB5BB2" w14:textId="77777777" w:rsidR="00201A3A" w:rsidRDefault="00201A3A">
            <w:pPr>
              <w:widowControl w:val="0"/>
              <w:spacing w:line="240" w:lineRule="auto"/>
            </w:pPr>
          </w:p>
          <w:p w14:paraId="48F99C2C" w14:textId="77777777" w:rsidR="00201A3A" w:rsidRDefault="00000000">
            <w:pPr>
              <w:widowControl w:val="0"/>
              <w:spacing w:line="240" w:lineRule="auto"/>
            </w:pPr>
            <w:r>
              <w:t>1.1 The system will display the  online ticket          reservation system.</w:t>
            </w:r>
          </w:p>
          <w:p w14:paraId="2AE91C07" w14:textId="77777777" w:rsidR="00201A3A" w:rsidRDefault="00000000">
            <w:pPr>
              <w:widowControl w:val="0"/>
              <w:spacing w:line="240" w:lineRule="auto"/>
            </w:pPr>
            <w:r>
              <w:t>2.Bus owners have to fill in the details .</w:t>
            </w:r>
          </w:p>
          <w:p w14:paraId="4BE4FC6D" w14:textId="77777777" w:rsidR="00201A3A" w:rsidRDefault="00201A3A">
            <w:pPr>
              <w:widowControl w:val="0"/>
              <w:spacing w:line="240" w:lineRule="auto"/>
            </w:pPr>
          </w:p>
          <w:p w14:paraId="2AB4D12B" w14:textId="77777777" w:rsidR="00201A3A" w:rsidRDefault="00201A3A">
            <w:pPr>
              <w:widowControl w:val="0"/>
              <w:spacing w:line="240" w:lineRule="auto"/>
            </w:pPr>
          </w:p>
          <w:p w14:paraId="75C923DA" w14:textId="77777777" w:rsidR="00201A3A" w:rsidRDefault="00000000">
            <w:pPr>
              <w:widowControl w:val="0"/>
              <w:spacing w:line="240" w:lineRule="auto"/>
            </w:pPr>
            <w:r>
              <w:t>2.1 The system will store the details    of the bus owner.</w:t>
            </w:r>
          </w:p>
          <w:p w14:paraId="40715C1B" w14:textId="77777777" w:rsidR="00201A3A" w:rsidRDefault="00201A3A">
            <w:pPr>
              <w:widowControl w:val="0"/>
              <w:spacing w:line="240" w:lineRule="auto"/>
            </w:pPr>
          </w:p>
        </w:tc>
      </w:tr>
      <w:tr w:rsidR="00201A3A" w14:paraId="636DBA23" w14:textId="77777777">
        <w:trPr>
          <w:trHeight w:val="420"/>
        </w:trPr>
        <w:tc>
          <w:tcPr>
            <w:tcW w:w="4529" w:type="dxa"/>
            <w:shd w:val="clear" w:color="auto" w:fill="auto"/>
            <w:tcMar>
              <w:top w:w="100" w:type="dxa"/>
              <w:left w:w="100" w:type="dxa"/>
              <w:bottom w:w="100" w:type="dxa"/>
              <w:right w:w="100" w:type="dxa"/>
            </w:tcMar>
          </w:tcPr>
          <w:p w14:paraId="5D823E03" w14:textId="77777777" w:rsidR="00201A3A" w:rsidRDefault="00000000">
            <w:pPr>
              <w:widowControl w:val="0"/>
              <w:spacing w:line="240" w:lineRule="auto"/>
              <w:rPr>
                <w:b/>
              </w:rPr>
            </w:pPr>
            <w:r>
              <w:rPr>
                <w:b/>
              </w:rPr>
              <w:t>Exception Conditions:</w:t>
            </w:r>
          </w:p>
          <w:p w14:paraId="6891F073" w14:textId="77777777" w:rsidR="00201A3A" w:rsidRDefault="00201A3A">
            <w:pPr>
              <w:widowControl w:val="0"/>
              <w:spacing w:line="240" w:lineRule="auto"/>
            </w:pPr>
          </w:p>
        </w:tc>
        <w:tc>
          <w:tcPr>
            <w:tcW w:w="4500" w:type="dxa"/>
            <w:gridSpan w:val="2"/>
            <w:shd w:val="clear" w:color="auto" w:fill="auto"/>
            <w:tcMar>
              <w:top w:w="100" w:type="dxa"/>
              <w:left w:w="100" w:type="dxa"/>
              <w:bottom w:w="100" w:type="dxa"/>
              <w:right w:w="100" w:type="dxa"/>
            </w:tcMar>
          </w:tcPr>
          <w:p w14:paraId="41C2532E" w14:textId="77777777" w:rsidR="00201A3A" w:rsidRDefault="00000000">
            <w:pPr>
              <w:widowControl w:val="0"/>
              <w:spacing w:line="240" w:lineRule="auto"/>
            </w:pPr>
            <w:r>
              <w:t>1.if the bus owner doesn't give the details correctly, it will display an error message and try again.</w:t>
            </w:r>
          </w:p>
          <w:p w14:paraId="56FDD8A9" w14:textId="77777777" w:rsidR="00201A3A" w:rsidRDefault="00201A3A">
            <w:pPr>
              <w:widowControl w:val="0"/>
              <w:spacing w:line="240" w:lineRule="auto"/>
            </w:pPr>
          </w:p>
        </w:tc>
      </w:tr>
    </w:tbl>
    <w:p w14:paraId="038ABC64" w14:textId="77777777" w:rsidR="00201A3A" w:rsidRDefault="00201A3A"/>
    <w:p w14:paraId="7C69FC7A" w14:textId="77777777" w:rsidR="00201A3A" w:rsidRDefault="00201A3A"/>
    <w:p w14:paraId="0907BE59" w14:textId="77777777" w:rsidR="00201A3A" w:rsidRDefault="00000000">
      <w:pPr>
        <w:rPr>
          <w:b/>
        </w:rPr>
      </w:pPr>
      <w:r>
        <w:rPr>
          <w:b/>
        </w:rPr>
        <w:t>Payment processing for ticket</w:t>
      </w:r>
    </w:p>
    <w:tbl>
      <w:tblPr>
        <w:tblStyle w:val="a2"/>
        <w:tblW w:w="903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0"/>
        <w:gridCol w:w="2250"/>
        <w:gridCol w:w="2250"/>
      </w:tblGrid>
      <w:tr w:rsidR="00201A3A" w14:paraId="31D8C017" w14:textId="77777777">
        <w:trPr>
          <w:trHeight w:val="420"/>
        </w:trPr>
        <w:tc>
          <w:tcPr>
            <w:tcW w:w="4530" w:type="dxa"/>
            <w:shd w:val="clear" w:color="auto" w:fill="auto"/>
            <w:tcMar>
              <w:top w:w="100" w:type="dxa"/>
              <w:left w:w="100" w:type="dxa"/>
              <w:bottom w:w="100" w:type="dxa"/>
              <w:right w:w="100" w:type="dxa"/>
            </w:tcMar>
          </w:tcPr>
          <w:p w14:paraId="091E10B6" w14:textId="77777777" w:rsidR="00201A3A" w:rsidRDefault="00000000">
            <w:pPr>
              <w:widowControl w:val="0"/>
              <w:spacing w:line="240" w:lineRule="auto"/>
              <w:rPr>
                <w:b/>
              </w:rPr>
            </w:pPr>
            <w:r>
              <w:rPr>
                <w:b/>
              </w:rPr>
              <w:t>Use case name:</w:t>
            </w:r>
          </w:p>
        </w:tc>
        <w:tc>
          <w:tcPr>
            <w:tcW w:w="4500" w:type="dxa"/>
            <w:gridSpan w:val="2"/>
            <w:shd w:val="clear" w:color="auto" w:fill="auto"/>
            <w:tcMar>
              <w:top w:w="100" w:type="dxa"/>
              <w:left w:w="100" w:type="dxa"/>
              <w:bottom w:w="100" w:type="dxa"/>
              <w:right w:w="100" w:type="dxa"/>
            </w:tcMar>
          </w:tcPr>
          <w:p w14:paraId="6173C851" w14:textId="77777777" w:rsidR="00201A3A" w:rsidRDefault="00000000">
            <w:pPr>
              <w:widowControl w:val="0"/>
              <w:spacing w:line="240" w:lineRule="auto"/>
            </w:pPr>
            <w:r>
              <w:t>Payment processing  for ticket</w:t>
            </w:r>
          </w:p>
        </w:tc>
      </w:tr>
      <w:tr w:rsidR="00201A3A" w14:paraId="1449BE86" w14:textId="77777777">
        <w:trPr>
          <w:trHeight w:val="420"/>
        </w:trPr>
        <w:tc>
          <w:tcPr>
            <w:tcW w:w="4530" w:type="dxa"/>
            <w:shd w:val="clear" w:color="auto" w:fill="auto"/>
            <w:tcMar>
              <w:top w:w="100" w:type="dxa"/>
              <w:left w:w="100" w:type="dxa"/>
              <w:bottom w:w="100" w:type="dxa"/>
              <w:right w:w="100" w:type="dxa"/>
            </w:tcMar>
          </w:tcPr>
          <w:p w14:paraId="634E0513" w14:textId="77777777" w:rsidR="00201A3A" w:rsidRDefault="00000000">
            <w:pPr>
              <w:widowControl w:val="0"/>
              <w:spacing w:line="240" w:lineRule="auto"/>
              <w:rPr>
                <w:b/>
              </w:rPr>
            </w:pPr>
            <w:r>
              <w:rPr>
                <w:b/>
              </w:rPr>
              <w:t>Scenario:</w:t>
            </w:r>
          </w:p>
        </w:tc>
        <w:tc>
          <w:tcPr>
            <w:tcW w:w="4500" w:type="dxa"/>
            <w:gridSpan w:val="2"/>
            <w:shd w:val="clear" w:color="auto" w:fill="auto"/>
            <w:tcMar>
              <w:top w:w="100" w:type="dxa"/>
              <w:left w:w="100" w:type="dxa"/>
              <w:bottom w:w="100" w:type="dxa"/>
              <w:right w:w="100" w:type="dxa"/>
            </w:tcMar>
          </w:tcPr>
          <w:p w14:paraId="4325981F" w14:textId="77777777" w:rsidR="00201A3A" w:rsidRDefault="00000000">
            <w:pPr>
              <w:widowControl w:val="0"/>
              <w:spacing w:line="240" w:lineRule="auto"/>
            </w:pPr>
            <w:r>
              <w:t xml:space="preserve">The customer makes payment online </w:t>
            </w:r>
          </w:p>
        </w:tc>
      </w:tr>
      <w:tr w:rsidR="00201A3A" w14:paraId="3B9B232F" w14:textId="77777777">
        <w:trPr>
          <w:trHeight w:val="420"/>
        </w:trPr>
        <w:tc>
          <w:tcPr>
            <w:tcW w:w="4530" w:type="dxa"/>
            <w:shd w:val="clear" w:color="auto" w:fill="auto"/>
            <w:tcMar>
              <w:top w:w="100" w:type="dxa"/>
              <w:left w:w="100" w:type="dxa"/>
              <w:bottom w:w="100" w:type="dxa"/>
              <w:right w:w="100" w:type="dxa"/>
            </w:tcMar>
          </w:tcPr>
          <w:p w14:paraId="6C1EC550" w14:textId="77777777" w:rsidR="00201A3A" w:rsidRDefault="00000000">
            <w:pPr>
              <w:widowControl w:val="0"/>
              <w:spacing w:line="240" w:lineRule="auto"/>
              <w:rPr>
                <w:b/>
              </w:rPr>
            </w:pPr>
            <w:r>
              <w:rPr>
                <w:b/>
              </w:rPr>
              <w:t>Triggering event:</w:t>
            </w:r>
          </w:p>
        </w:tc>
        <w:tc>
          <w:tcPr>
            <w:tcW w:w="4500" w:type="dxa"/>
            <w:gridSpan w:val="2"/>
            <w:shd w:val="clear" w:color="auto" w:fill="auto"/>
            <w:tcMar>
              <w:top w:w="100" w:type="dxa"/>
              <w:left w:w="100" w:type="dxa"/>
              <w:bottom w:w="100" w:type="dxa"/>
              <w:right w:w="100" w:type="dxa"/>
            </w:tcMar>
          </w:tcPr>
          <w:p w14:paraId="73847576" w14:textId="77777777" w:rsidR="00201A3A" w:rsidRDefault="00000000">
            <w:pPr>
              <w:widowControl w:val="0"/>
              <w:spacing w:line="240" w:lineRule="auto"/>
            </w:pPr>
            <w:r>
              <w:t xml:space="preserve">The user selects the bus, seat , </w:t>
            </w:r>
            <w:proofErr w:type="spellStart"/>
            <w:r>
              <w:t>destination,date</w:t>
            </w:r>
            <w:proofErr w:type="spellEnd"/>
            <w:r>
              <w:t xml:space="preserve"> and proceed to the payment</w:t>
            </w:r>
          </w:p>
        </w:tc>
      </w:tr>
      <w:tr w:rsidR="00201A3A" w14:paraId="6B99C2F7" w14:textId="77777777">
        <w:trPr>
          <w:trHeight w:val="420"/>
        </w:trPr>
        <w:tc>
          <w:tcPr>
            <w:tcW w:w="4530" w:type="dxa"/>
            <w:shd w:val="clear" w:color="auto" w:fill="auto"/>
            <w:tcMar>
              <w:top w:w="100" w:type="dxa"/>
              <w:left w:w="100" w:type="dxa"/>
              <w:bottom w:w="100" w:type="dxa"/>
              <w:right w:w="100" w:type="dxa"/>
            </w:tcMar>
          </w:tcPr>
          <w:p w14:paraId="49A18A88" w14:textId="77777777" w:rsidR="00201A3A" w:rsidRDefault="00000000">
            <w:pPr>
              <w:widowControl w:val="0"/>
              <w:spacing w:line="240" w:lineRule="auto"/>
              <w:rPr>
                <w:b/>
              </w:rPr>
            </w:pPr>
            <w:r>
              <w:rPr>
                <w:b/>
              </w:rPr>
              <w:t>Brief description:</w:t>
            </w:r>
          </w:p>
        </w:tc>
        <w:tc>
          <w:tcPr>
            <w:tcW w:w="4500" w:type="dxa"/>
            <w:gridSpan w:val="2"/>
            <w:shd w:val="clear" w:color="auto" w:fill="auto"/>
            <w:tcMar>
              <w:top w:w="100" w:type="dxa"/>
              <w:left w:w="100" w:type="dxa"/>
              <w:bottom w:w="100" w:type="dxa"/>
              <w:right w:w="100" w:type="dxa"/>
            </w:tcMar>
          </w:tcPr>
          <w:p w14:paraId="554C4FAF" w14:textId="77777777" w:rsidR="00201A3A" w:rsidRDefault="00000000">
            <w:pPr>
              <w:widowControl w:val="0"/>
              <w:spacing w:line="240" w:lineRule="auto"/>
            </w:pPr>
            <w:r>
              <w:t>After selecting everything the customer proceeds to payment for the seat that they have booked.</w:t>
            </w:r>
          </w:p>
        </w:tc>
      </w:tr>
      <w:tr w:rsidR="00201A3A" w14:paraId="7CD88257" w14:textId="77777777">
        <w:trPr>
          <w:trHeight w:val="420"/>
        </w:trPr>
        <w:tc>
          <w:tcPr>
            <w:tcW w:w="4530" w:type="dxa"/>
            <w:shd w:val="clear" w:color="auto" w:fill="auto"/>
            <w:tcMar>
              <w:top w:w="100" w:type="dxa"/>
              <w:left w:w="100" w:type="dxa"/>
              <w:bottom w:w="100" w:type="dxa"/>
              <w:right w:w="100" w:type="dxa"/>
            </w:tcMar>
          </w:tcPr>
          <w:p w14:paraId="04D96822" w14:textId="77777777" w:rsidR="00201A3A" w:rsidRDefault="00000000">
            <w:pPr>
              <w:widowControl w:val="0"/>
              <w:spacing w:line="240" w:lineRule="auto"/>
              <w:rPr>
                <w:b/>
              </w:rPr>
            </w:pPr>
            <w:r>
              <w:rPr>
                <w:b/>
              </w:rPr>
              <w:t>Actors:</w:t>
            </w:r>
          </w:p>
        </w:tc>
        <w:tc>
          <w:tcPr>
            <w:tcW w:w="4500" w:type="dxa"/>
            <w:gridSpan w:val="2"/>
            <w:shd w:val="clear" w:color="auto" w:fill="auto"/>
            <w:tcMar>
              <w:top w:w="100" w:type="dxa"/>
              <w:left w:w="100" w:type="dxa"/>
              <w:bottom w:w="100" w:type="dxa"/>
              <w:right w:w="100" w:type="dxa"/>
            </w:tcMar>
          </w:tcPr>
          <w:p w14:paraId="237C9122" w14:textId="77777777" w:rsidR="00201A3A" w:rsidRDefault="00000000">
            <w:pPr>
              <w:widowControl w:val="0"/>
              <w:spacing w:line="240" w:lineRule="auto"/>
            </w:pPr>
            <w:proofErr w:type="spellStart"/>
            <w:r>
              <w:t>Customer,System</w:t>
            </w:r>
            <w:proofErr w:type="spellEnd"/>
            <w:r>
              <w:t xml:space="preserve"> administrator</w:t>
            </w:r>
          </w:p>
        </w:tc>
      </w:tr>
      <w:tr w:rsidR="00201A3A" w14:paraId="0E67E15E" w14:textId="77777777">
        <w:trPr>
          <w:trHeight w:val="420"/>
        </w:trPr>
        <w:tc>
          <w:tcPr>
            <w:tcW w:w="4530" w:type="dxa"/>
            <w:shd w:val="clear" w:color="auto" w:fill="auto"/>
            <w:tcMar>
              <w:top w:w="100" w:type="dxa"/>
              <w:left w:w="100" w:type="dxa"/>
              <w:bottom w:w="100" w:type="dxa"/>
              <w:right w:w="100" w:type="dxa"/>
            </w:tcMar>
          </w:tcPr>
          <w:p w14:paraId="190D3E44" w14:textId="77777777" w:rsidR="00201A3A" w:rsidRDefault="00000000">
            <w:pPr>
              <w:widowControl w:val="0"/>
              <w:spacing w:line="240" w:lineRule="auto"/>
              <w:rPr>
                <w:b/>
              </w:rPr>
            </w:pPr>
            <w:r>
              <w:rPr>
                <w:b/>
              </w:rPr>
              <w:t>Related use cases:</w:t>
            </w:r>
          </w:p>
        </w:tc>
        <w:tc>
          <w:tcPr>
            <w:tcW w:w="4500" w:type="dxa"/>
            <w:gridSpan w:val="2"/>
            <w:shd w:val="clear" w:color="auto" w:fill="auto"/>
            <w:tcMar>
              <w:top w:w="100" w:type="dxa"/>
              <w:left w:w="100" w:type="dxa"/>
              <w:bottom w:w="100" w:type="dxa"/>
              <w:right w:w="100" w:type="dxa"/>
            </w:tcMar>
          </w:tcPr>
          <w:p w14:paraId="2C1A7785" w14:textId="77777777" w:rsidR="00201A3A" w:rsidRDefault="00000000">
            <w:pPr>
              <w:widowControl w:val="0"/>
              <w:spacing w:line="240" w:lineRule="auto"/>
            </w:pPr>
            <w:r>
              <w:t>none</w:t>
            </w:r>
          </w:p>
        </w:tc>
      </w:tr>
      <w:tr w:rsidR="00201A3A" w14:paraId="0B333FF0" w14:textId="77777777">
        <w:trPr>
          <w:trHeight w:val="432"/>
        </w:trPr>
        <w:tc>
          <w:tcPr>
            <w:tcW w:w="4530" w:type="dxa"/>
            <w:shd w:val="clear" w:color="auto" w:fill="auto"/>
            <w:tcMar>
              <w:top w:w="100" w:type="dxa"/>
              <w:left w:w="100" w:type="dxa"/>
              <w:bottom w:w="100" w:type="dxa"/>
              <w:right w:w="100" w:type="dxa"/>
            </w:tcMar>
          </w:tcPr>
          <w:p w14:paraId="423D8187" w14:textId="77777777" w:rsidR="00201A3A" w:rsidRDefault="00000000">
            <w:pPr>
              <w:widowControl w:val="0"/>
              <w:spacing w:line="240" w:lineRule="auto"/>
              <w:rPr>
                <w:b/>
              </w:rPr>
            </w:pPr>
            <w:r>
              <w:rPr>
                <w:b/>
              </w:rPr>
              <w:t>Stakeholders:</w:t>
            </w:r>
          </w:p>
        </w:tc>
        <w:tc>
          <w:tcPr>
            <w:tcW w:w="4500" w:type="dxa"/>
            <w:gridSpan w:val="2"/>
            <w:shd w:val="clear" w:color="auto" w:fill="auto"/>
            <w:tcMar>
              <w:top w:w="100" w:type="dxa"/>
              <w:left w:w="100" w:type="dxa"/>
              <w:bottom w:w="100" w:type="dxa"/>
              <w:right w:w="100" w:type="dxa"/>
            </w:tcMar>
          </w:tcPr>
          <w:p w14:paraId="4C9F0297" w14:textId="77777777" w:rsidR="00201A3A" w:rsidRDefault="00000000">
            <w:pPr>
              <w:widowControl w:val="0"/>
              <w:spacing w:line="240" w:lineRule="auto"/>
            </w:pPr>
            <w:proofErr w:type="spellStart"/>
            <w:r>
              <w:t>Customer,System</w:t>
            </w:r>
            <w:proofErr w:type="spellEnd"/>
            <w:r>
              <w:t xml:space="preserve"> </w:t>
            </w:r>
            <w:proofErr w:type="spellStart"/>
            <w:r>
              <w:t>administrator,bus</w:t>
            </w:r>
            <w:proofErr w:type="spellEnd"/>
            <w:r>
              <w:t xml:space="preserve"> owner</w:t>
            </w:r>
          </w:p>
        </w:tc>
      </w:tr>
      <w:tr w:rsidR="00201A3A" w14:paraId="60D4235E" w14:textId="77777777">
        <w:trPr>
          <w:trHeight w:val="420"/>
        </w:trPr>
        <w:tc>
          <w:tcPr>
            <w:tcW w:w="4530" w:type="dxa"/>
            <w:shd w:val="clear" w:color="auto" w:fill="auto"/>
            <w:tcMar>
              <w:top w:w="100" w:type="dxa"/>
              <w:left w:w="100" w:type="dxa"/>
              <w:bottom w:w="100" w:type="dxa"/>
              <w:right w:w="100" w:type="dxa"/>
            </w:tcMar>
          </w:tcPr>
          <w:p w14:paraId="48288EF0" w14:textId="77777777" w:rsidR="00201A3A" w:rsidRDefault="00000000">
            <w:pPr>
              <w:widowControl w:val="0"/>
              <w:spacing w:line="240" w:lineRule="auto"/>
              <w:rPr>
                <w:b/>
              </w:rPr>
            </w:pPr>
            <w:r>
              <w:rPr>
                <w:b/>
              </w:rPr>
              <w:t>Preconditions:</w:t>
            </w:r>
          </w:p>
        </w:tc>
        <w:tc>
          <w:tcPr>
            <w:tcW w:w="4500" w:type="dxa"/>
            <w:gridSpan w:val="2"/>
            <w:shd w:val="clear" w:color="auto" w:fill="auto"/>
            <w:tcMar>
              <w:top w:w="100" w:type="dxa"/>
              <w:left w:w="100" w:type="dxa"/>
              <w:bottom w:w="100" w:type="dxa"/>
              <w:right w:w="100" w:type="dxa"/>
            </w:tcMar>
          </w:tcPr>
          <w:p w14:paraId="5700623B" w14:textId="77777777" w:rsidR="00201A3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Roboto" w:eastAsia="Roboto" w:hAnsi="Roboto" w:cs="Roboto"/>
                <w:sz w:val="20"/>
                <w:szCs w:val="20"/>
              </w:rPr>
            </w:pPr>
            <w:r>
              <w:rPr>
                <w:rFonts w:ascii="Roboto" w:eastAsia="Roboto" w:hAnsi="Roboto" w:cs="Roboto"/>
              </w:rPr>
              <w:t>The user has successfully selected a bus seat, destination and date.</w:t>
            </w:r>
          </w:p>
          <w:p w14:paraId="44C5517E" w14:textId="77777777" w:rsidR="00201A3A" w:rsidRDefault="00201A3A">
            <w:pPr>
              <w:widowControl w:val="0"/>
              <w:spacing w:line="240" w:lineRule="auto"/>
            </w:pPr>
          </w:p>
        </w:tc>
      </w:tr>
      <w:tr w:rsidR="00201A3A" w14:paraId="5405BE0B" w14:textId="77777777">
        <w:trPr>
          <w:trHeight w:val="420"/>
        </w:trPr>
        <w:tc>
          <w:tcPr>
            <w:tcW w:w="4530" w:type="dxa"/>
            <w:shd w:val="clear" w:color="auto" w:fill="auto"/>
            <w:tcMar>
              <w:top w:w="100" w:type="dxa"/>
              <w:left w:w="100" w:type="dxa"/>
              <w:bottom w:w="100" w:type="dxa"/>
              <w:right w:w="100" w:type="dxa"/>
            </w:tcMar>
          </w:tcPr>
          <w:p w14:paraId="455DA9C3" w14:textId="77777777" w:rsidR="00201A3A" w:rsidRDefault="00000000">
            <w:pPr>
              <w:widowControl w:val="0"/>
              <w:spacing w:line="240" w:lineRule="auto"/>
              <w:rPr>
                <w:b/>
              </w:rPr>
            </w:pPr>
            <w:r>
              <w:rPr>
                <w:b/>
              </w:rPr>
              <w:t>Postconditions:</w:t>
            </w:r>
          </w:p>
        </w:tc>
        <w:tc>
          <w:tcPr>
            <w:tcW w:w="4500" w:type="dxa"/>
            <w:gridSpan w:val="2"/>
            <w:shd w:val="clear" w:color="auto" w:fill="auto"/>
            <w:tcMar>
              <w:top w:w="100" w:type="dxa"/>
              <w:left w:w="100" w:type="dxa"/>
              <w:bottom w:w="100" w:type="dxa"/>
              <w:right w:w="100" w:type="dxa"/>
            </w:tcMar>
          </w:tcPr>
          <w:p w14:paraId="354664CC" w14:textId="77777777" w:rsidR="00201A3A" w:rsidRDefault="00000000">
            <w:pPr>
              <w:widowControl w:val="0"/>
              <w:numPr>
                <w:ilvl w:val="0"/>
                <w:numId w:val="22"/>
              </w:numPr>
              <w:spacing w:line="240" w:lineRule="auto"/>
            </w:pPr>
            <w:r>
              <w:t>The amount of the ticket will be made.</w:t>
            </w:r>
          </w:p>
          <w:p w14:paraId="6895C079" w14:textId="77777777" w:rsidR="00201A3A" w:rsidRDefault="00000000">
            <w:pPr>
              <w:widowControl w:val="0"/>
              <w:numPr>
                <w:ilvl w:val="0"/>
                <w:numId w:val="22"/>
              </w:numPr>
              <w:spacing w:line="240" w:lineRule="auto"/>
            </w:pPr>
            <w:r>
              <w:lastRenderedPageBreak/>
              <w:t>The user will be able to make payment.</w:t>
            </w:r>
          </w:p>
        </w:tc>
      </w:tr>
      <w:tr w:rsidR="00201A3A" w14:paraId="4DEDD12F" w14:textId="77777777">
        <w:tc>
          <w:tcPr>
            <w:tcW w:w="4530" w:type="dxa"/>
            <w:shd w:val="clear" w:color="auto" w:fill="auto"/>
            <w:tcMar>
              <w:top w:w="100" w:type="dxa"/>
              <w:left w:w="100" w:type="dxa"/>
              <w:bottom w:w="100" w:type="dxa"/>
              <w:right w:w="100" w:type="dxa"/>
            </w:tcMar>
          </w:tcPr>
          <w:p w14:paraId="7B588EE6" w14:textId="77777777" w:rsidR="00201A3A" w:rsidRDefault="00000000">
            <w:pPr>
              <w:widowControl w:val="0"/>
              <w:spacing w:line="240" w:lineRule="auto"/>
              <w:rPr>
                <w:b/>
              </w:rPr>
            </w:pPr>
            <w:r>
              <w:rPr>
                <w:b/>
              </w:rPr>
              <w:t>Flow of activities</w:t>
            </w:r>
          </w:p>
        </w:tc>
        <w:tc>
          <w:tcPr>
            <w:tcW w:w="2250" w:type="dxa"/>
            <w:shd w:val="clear" w:color="auto" w:fill="auto"/>
            <w:tcMar>
              <w:top w:w="100" w:type="dxa"/>
              <w:left w:w="100" w:type="dxa"/>
              <w:bottom w:w="100" w:type="dxa"/>
              <w:right w:w="100" w:type="dxa"/>
            </w:tcMar>
          </w:tcPr>
          <w:p w14:paraId="0F6F04C5" w14:textId="77777777" w:rsidR="00201A3A" w:rsidRDefault="00000000">
            <w:pPr>
              <w:widowControl w:val="0"/>
              <w:spacing w:line="240" w:lineRule="auto"/>
              <w:rPr>
                <w:b/>
              </w:rPr>
            </w:pPr>
            <w:r>
              <w:rPr>
                <w:b/>
              </w:rPr>
              <w:t>Actor</w:t>
            </w:r>
          </w:p>
        </w:tc>
        <w:tc>
          <w:tcPr>
            <w:tcW w:w="2250" w:type="dxa"/>
            <w:shd w:val="clear" w:color="auto" w:fill="auto"/>
            <w:tcMar>
              <w:top w:w="100" w:type="dxa"/>
              <w:left w:w="100" w:type="dxa"/>
              <w:bottom w:w="100" w:type="dxa"/>
              <w:right w:w="100" w:type="dxa"/>
            </w:tcMar>
          </w:tcPr>
          <w:p w14:paraId="3116ACBE" w14:textId="77777777" w:rsidR="00201A3A" w:rsidRDefault="00000000">
            <w:pPr>
              <w:widowControl w:val="0"/>
              <w:spacing w:line="240" w:lineRule="auto"/>
              <w:rPr>
                <w:b/>
              </w:rPr>
            </w:pPr>
            <w:r>
              <w:rPr>
                <w:b/>
              </w:rPr>
              <w:t>System</w:t>
            </w:r>
          </w:p>
        </w:tc>
      </w:tr>
      <w:tr w:rsidR="00201A3A" w14:paraId="7E5704B7" w14:textId="77777777">
        <w:trPr>
          <w:trHeight w:val="420"/>
        </w:trPr>
        <w:tc>
          <w:tcPr>
            <w:tcW w:w="4530" w:type="dxa"/>
            <w:shd w:val="clear" w:color="auto" w:fill="auto"/>
            <w:tcMar>
              <w:top w:w="100" w:type="dxa"/>
              <w:left w:w="100" w:type="dxa"/>
              <w:bottom w:w="100" w:type="dxa"/>
              <w:right w:w="100" w:type="dxa"/>
            </w:tcMar>
          </w:tcPr>
          <w:p w14:paraId="377EE1F3" w14:textId="77777777" w:rsidR="00201A3A" w:rsidRDefault="00201A3A">
            <w:pPr>
              <w:widowControl w:val="0"/>
              <w:spacing w:line="240" w:lineRule="auto"/>
              <w:rPr>
                <w:b/>
              </w:rPr>
            </w:pPr>
          </w:p>
        </w:tc>
        <w:tc>
          <w:tcPr>
            <w:tcW w:w="4500" w:type="dxa"/>
            <w:gridSpan w:val="2"/>
            <w:shd w:val="clear" w:color="auto" w:fill="auto"/>
            <w:tcMar>
              <w:top w:w="100" w:type="dxa"/>
              <w:left w:w="100" w:type="dxa"/>
              <w:bottom w:w="100" w:type="dxa"/>
              <w:right w:w="100" w:type="dxa"/>
            </w:tcMar>
          </w:tcPr>
          <w:p w14:paraId="19AEF402" w14:textId="77777777" w:rsidR="00201A3A" w:rsidRDefault="00000000">
            <w:pPr>
              <w:widowControl w:val="0"/>
              <w:spacing w:line="240" w:lineRule="auto"/>
            </w:pPr>
            <w:r>
              <w:t xml:space="preserve">1.customer must use the </w:t>
            </w:r>
            <w:proofErr w:type="spellStart"/>
            <w:r>
              <w:t>mbob,mpay</w:t>
            </w:r>
            <w:proofErr w:type="spellEnd"/>
            <w:r>
              <w:t xml:space="preserve"> while making the payment.</w:t>
            </w:r>
          </w:p>
          <w:p w14:paraId="67D3A433" w14:textId="77777777" w:rsidR="00201A3A" w:rsidRDefault="00201A3A">
            <w:pPr>
              <w:widowControl w:val="0"/>
              <w:spacing w:line="240" w:lineRule="auto"/>
            </w:pPr>
          </w:p>
          <w:p w14:paraId="3D4F3090" w14:textId="77777777" w:rsidR="00201A3A" w:rsidRDefault="00000000">
            <w:pPr>
              <w:widowControl w:val="0"/>
              <w:spacing w:line="240" w:lineRule="auto"/>
            </w:pPr>
            <w:r>
              <w:t>1.1 The system will display the total amount for the ticket</w:t>
            </w:r>
          </w:p>
          <w:p w14:paraId="2206DDB4" w14:textId="77777777" w:rsidR="00201A3A" w:rsidRDefault="00201A3A">
            <w:pPr>
              <w:widowControl w:val="0"/>
              <w:spacing w:line="240" w:lineRule="auto"/>
            </w:pPr>
          </w:p>
          <w:p w14:paraId="7C74109D" w14:textId="77777777" w:rsidR="00201A3A" w:rsidRDefault="00000000">
            <w:pPr>
              <w:widowControl w:val="0"/>
              <w:spacing w:line="240" w:lineRule="auto"/>
            </w:pPr>
            <w:r>
              <w:t>2.Before making the payment the customer must select the  bus, seat , destination and date.</w:t>
            </w:r>
          </w:p>
          <w:p w14:paraId="0BAE4928" w14:textId="77777777" w:rsidR="00201A3A" w:rsidRDefault="00201A3A">
            <w:pPr>
              <w:widowControl w:val="0"/>
              <w:spacing w:line="240" w:lineRule="auto"/>
            </w:pPr>
          </w:p>
          <w:p w14:paraId="38392939" w14:textId="77777777" w:rsidR="00201A3A" w:rsidRDefault="00000000">
            <w:pPr>
              <w:widowControl w:val="0"/>
              <w:spacing w:line="240" w:lineRule="auto"/>
            </w:pPr>
            <w:r>
              <w:t>2.1 the system will display bus availability seat, destination and date</w:t>
            </w:r>
          </w:p>
          <w:p w14:paraId="03EF3133" w14:textId="77777777" w:rsidR="00201A3A" w:rsidRDefault="00201A3A">
            <w:pPr>
              <w:widowControl w:val="0"/>
              <w:spacing w:line="240" w:lineRule="auto"/>
            </w:pPr>
          </w:p>
          <w:p w14:paraId="0A3F1B91" w14:textId="77777777" w:rsidR="00201A3A" w:rsidRDefault="00000000">
            <w:pPr>
              <w:widowControl w:val="0"/>
              <w:spacing w:line="240" w:lineRule="auto"/>
            </w:pPr>
            <w:r>
              <w:t>3.the customer should put the exact amount of the ticket.</w:t>
            </w:r>
          </w:p>
          <w:p w14:paraId="32113955" w14:textId="77777777" w:rsidR="00201A3A" w:rsidRDefault="00201A3A">
            <w:pPr>
              <w:widowControl w:val="0"/>
              <w:spacing w:line="240" w:lineRule="auto"/>
            </w:pPr>
          </w:p>
          <w:p w14:paraId="59D1396F" w14:textId="77777777" w:rsidR="00201A3A" w:rsidRDefault="00000000">
            <w:pPr>
              <w:widowControl w:val="0"/>
              <w:spacing w:line="240" w:lineRule="auto"/>
            </w:pPr>
            <w:r>
              <w:t>3.1 the system will record the transaction of payment made.</w:t>
            </w:r>
          </w:p>
          <w:p w14:paraId="4A954312" w14:textId="77777777" w:rsidR="00201A3A" w:rsidRDefault="00201A3A">
            <w:pPr>
              <w:widowControl w:val="0"/>
              <w:spacing w:line="240" w:lineRule="auto"/>
            </w:pPr>
          </w:p>
          <w:p w14:paraId="5B3AEB05" w14:textId="77777777" w:rsidR="00201A3A" w:rsidRDefault="00201A3A">
            <w:pPr>
              <w:widowControl w:val="0"/>
              <w:spacing w:line="240" w:lineRule="auto"/>
            </w:pPr>
          </w:p>
        </w:tc>
      </w:tr>
      <w:tr w:rsidR="00201A3A" w14:paraId="05D1A407" w14:textId="77777777">
        <w:trPr>
          <w:trHeight w:val="420"/>
        </w:trPr>
        <w:tc>
          <w:tcPr>
            <w:tcW w:w="4530" w:type="dxa"/>
            <w:shd w:val="clear" w:color="auto" w:fill="auto"/>
            <w:tcMar>
              <w:top w:w="100" w:type="dxa"/>
              <w:left w:w="100" w:type="dxa"/>
              <w:bottom w:w="100" w:type="dxa"/>
              <w:right w:w="100" w:type="dxa"/>
            </w:tcMar>
          </w:tcPr>
          <w:p w14:paraId="6B5CE1E1" w14:textId="77777777" w:rsidR="00201A3A" w:rsidRDefault="00000000">
            <w:pPr>
              <w:widowControl w:val="0"/>
              <w:spacing w:line="240" w:lineRule="auto"/>
              <w:rPr>
                <w:b/>
              </w:rPr>
            </w:pPr>
            <w:r>
              <w:rPr>
                <w:b/>
              </w:rPr>
              <w:t>Exception Conditions:</w:t>
            </w:r>
          </w:p>
          <w:p w14:paraId="65526940" w14:textId="77777777" w:rsidR="00201A3A" w:rsidRDefault="00201A3A">
            <w:pPr>
              <w:widowControl w:val="0"/>
              <w:spacing w:line="240" w:lineRule="auto"/>
            </w:pPr>
          </w:p>
        </w:tc>
        <w:tc>
          <w:tcPr>
            <w:tcW w:w="4500" w:type="dxa"/>
            <w:gridSpan w:val="2"/>
            <w:shd w:val="clear" w:color="auto" w:fill="auto"/>
            <w:tcMar>
              <w:top w:w="100" w:type="dxa"/>
              <w:left w:w="100" w:type="dxa"/>
              <w:bottom w:w="100" w:type="dxa"/>
              <w:right w:w="100" w:type="dxa"/>
            </w:tcMar>
          </w:tcPr>
          <w:p w14:paraId="259CA779" w14:textId="77777777" w:rsidR="00201A3A" w:rsidRDefault="00000000">
            <w:pPr>
              <w:widowControl w:val="0"/>
              <w:spacing w:line="240" w:lineRule="auto"/>
            </w:pPr>
            <w:r>
              <w:t xml:space="preserve">If the bob or </w:t>
            </w:r>
            <w:proofErr w:type="spellStart"/>
            <w:r>
              <w:t>mpay</w:t>
            </w:r>
            <w:proofErr w:type="spellEnd"/>
            <w:r>
              <w:t xml:space="preserve"> is not working you have to wait a </w:t>
            </w:r>
            <w:proofErr w:type="spellStart"/>
            <w:r>
              <w:t>lil</w:t>
            </w:r>
            <w:proofErr w:type="spellEnd"/>
            <w:r>
              <w:t xml:space="preserve"> bit</w:t>
            </w:r>
          </w:p>
        </w:tc>
      </w:tr>
    </w:tbl>
    <w:p w14:paraId="568E5691" w14:textId="77777777" w:rsidR="00201A3A" w:rsidRDefault="00201A3A"/>
    <w:p w14:paraId="2D9BD118" w14:textId="77777777" w:rsidR="00201A3A" w:rsidRDefault="00201A3A"/>
    <w:p w14:paraId="4DB14615" w14:textId="77777777" w:rsidR="00201A3A" w:rsidRDefault="00201A3A"/>
    <w:p w14:paraId="24DA6E98" w14:textId="77777777" w:rsidR="00201A3A" w:rsidRDefault="00201A3A"/>
    <w:p w14:paraId="6AD18453" w14:textId="77777777" w:rsidR="00201A3A" w:rsidRDefault="00000000">
      <w:pPr>
        <w:rPr>
          <w:b/>
        </w:rPr>
      </w:pPr>
      <w:r>
        <w:rPr>
          <w:b/>
        </w:rPr>
        <w:t>Cancellation of booking</w:t>
      </w: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9"/>
        <w:gridCol w:w="2250"/>
        <w:gridCol w:w="2250"/>
      </w:tblGrid>
      <w:tr w:rsidR="00201A3A" w14:paraId="271F9435" w14:textId="77777777">
        <w:trPr>
          <w:trHeight w:val="420"/>
        </w:trPr>
        <w:tc>
          <w:tcPr>
            <w:tcW w:w="4529" w:type="dxa"/>
            <w:shd w:val="clear" w:color="auto" w:fill="auto"/>
            <w:tcMar>
              <w:top w:w="100" w:type="dxa"/>
              <w:left w:w="100" w:type="dxa"/>
              <w:bottom w:w="100" w:type="dxa"/>
              <w:right w:w="100" w:type="dxa"/>
            </w:tcMar>
          </w:tcPr>
          <w:p w14:paraId="02CE4C75" w14:textId="77777777" w:rsidR="00201A3A" w:rsidRDefault="00000000">
            <w:pPr>
              <w:widowControl w:val="0"/>
              <w:spacing w:line="240" w:lineRule="auto"/>
              <w:rPr>
                <w:b/>
              </w:rPr>
            </w:pPr>
            <w:r>
              <w:rPr>
                <w:b/>
              </w:rPr>
              <w:t>Use case name:</w:t>
            </w:r>
          </w:p>
        </w:tc>
        <w:tc>
          <w:tcPr>
            <w:tcW w:w="4500" w:type="dxa"/>
            <w:gridSpan w:val="2"/>
            <w:shd w:val="clear" w:color="auto" w:fill="auto"/>
            <w:tcMar>
              <w:top w:w="100" w:type="dxa"/>
              <w:left w:w="100" w:type="dxa"/>
              <w:bottom w:w="100" w:type="dxa"/>
              <w:right w:w="100" w:type="dxa"/>
            </w:tcMar>
          </w:tcPr>
          <w:p w14:paraId="3F57D1FC" w14:textId="77777777" w:rsidR="00201A3A" w:rsidRDefault="00000000">
            <w:pPr>
              <w:widowControl w:val="0"/>
              <w:spacing w:line="240" w:lineRule="auto"/>
            </w:pPr>
            <w:r>
              <w:t>Cancel the booking</w:t>
            </w:r>
          </w:p>
        </w:tc>
      </w:tr>
      <w:tr w:rsidR="00201A3A" w14:paraId="5FFF4E87" w14:textId="77777777">
        <w:trPr>
          <w:trHeight w:val="420"/>
        </w:trPr>
        <w:tc>
          <w:tcPr>
            <w:tcW w:w="4529" w:type="dxa"/>
            <w:shd w:val="clear" w:color="auto" w:fill="auto"/>
            <w:tcMar>
              <w:top w:w="100" w:type="dxa"/>
              <w:left w:w="100" w:type="dxa"/>
              <w:bottom w:w="100" w:type="dxa"/>
              <w:right w:w="100" w:type="dxa"/>
            </w:tcMar>
          </w:tcPr>
          <w:p w14:paraId="01856FB4" w14:textId="77777777" w:rsidR="00201A3A" w:rsidRDefault="00000000">
            <w:pPr>
              <w:widowControl w:val="0"/>
              <w:spacing w:line="240" w:lineRule="auto"/>
              <w:rPr>
                <w:b/>
              </w:rPr>
            </w:pPr>
            <w:r>
              <w:rPr>
                <w:b/>
              </w:rPr>
              <w:t>scenario</w:t>
            </w:r>
          </w:p>
        </w:tc>
        <w:tc>
          <w:tcPr>
            <w:tcW w:w="4500" w:type="dxa"/>
            <w:gridSpan w:val="2"/>
            <w:shd w:val="clear" w:color="auto" w:fill="auto"/>
            <w:tcMar>
              <w:top w:w="100" w:type="dxa"/>
              <w:left w:w="100" w:type="dxa"/>
              <w:bottom w:w="100" w:type="dxa"/>
              <w:right w:w="100" w:type="dxa"/>
            </w:tcMar>
          </w:tcPr>
          <w:p w14:paraId="771AF393" w14:textId="77777777" w:rsidR="00201A3A" w:rsidRDefault="00000000">
            <w:pPr>
              <w:widowControl w:val="0"/>
              <w:spacing w:line="240" w:lineRule="auto"/>
              <w:rPr>
                <w:sz w:val="20"/>
                <w:szCs w:val="20"/>
              </w:rPr>
            </w:pPr>
            <w:r>
              <w:rPr>
                <w:rFonts w:ascii="Roboto" w:eastAsia="Roboto" w:hAnsi="Roboto" w:cs="Roboto"/>
                <w:color w:val="374151"/>
                <w:sz w:val="24"/>
                <w:szCs w:val="24"/>
              </w:rPr>
              <w:t xml:space="preserve"> </w:t>
            </w:r>
            <w:r>
              <w:rPr>
                <w:color w:val="374151"/>
              </w:rPr>
              <w:t>Customer decide to cancel the booking</w:t>
            </w:r>
          </w:p>
        </w:tc>
      </w:tr>
      <w:tr w:rsidR="00201A3A" w14:paraId="0C633F97" w14:textId="77777777">
        <w:trPr>
          <w:trHeight w:val="420"/>
        </w:trPr>
        <w:tc>
          <w:tcPr>
            <w:tcW w:w="4529" w:type="dxa"/>
            <w:shd w:val="clear" w:color="auto" w:fill="auto"/>
            <w:tcMar>
              <w:top w:w="100" w:type="dxa"/>
              <w:left w:w="100" w:type="dxa"/>
              <w:bottom w:w="100" w:type="dxa"/>
              <w:right w:w="100" w:type="dxa"/>
            </w:tcMar>
          </w:tcPr>
          <w:p w14:paraId="60748DA6" w14:textId="77777777" w:rsidR="00201A3A" w:rsidRDefault="00000000">
            <w:pPr>
              <w:widowControl w:val="0"/>
              <w:spacing w:line="240" w:lineRule="auto"/>
              <w:rPr>
                <w:b/>
              </w:rPr>
            </w:pPr>
            <w:r>
              <w:rPr>
                <w:b/>
              </w:rPr>
              <w:t>Triggering event:</w:t>
            </w:r>
          </w:p>
        </w:tc>
        <w:tc>
          <w:tcPr>
            <w:tcW w:w="4500" w:type="dxa"/>
            <w:gridSpan w:val="2"/>
            <w:shd w:val="clear" w:color="auto" w:fill="auto"/>
            <w:tcMar>
              <w:top w:w="100" w:type="dxa"/>
              <w:left w:w="100" w:type="dxa"/>
              <w:bottom w:w="100" w:type="dxa"/>
              <w:right w:w="100" w:type="dxa"/>
            </w:tcMar>
          </w:tcPr>
          <w:p w14:paraId="726AF5C3" w14:textId="77777777" w:rsidR="00201A3A" w:rsidRDefault="00000000">
            <w:pPr>
              <w:widowControl w:val="0"/>
              <w:spacing w:line="240" w:lineRule="auto"/>
            </w:pPr>
            <w:r>
              <w:t>When the customer doesn’t want the ticket</w:t>
            </w:r>
          </w:p>
        </w:tc>
      </w:tr>
      <w:tr w:rsidR="00201A3A" w14:paraId="56DC8EB6" w14:textId="77777777">
        <w:trPr>
          <w:trHeight w:val="420"/>
        </w:trPr>
        <w:tc>
          <w:tcPr>
            <w:tcW w:w="4529" w:type="dxa"/>
            <w:shd w:val="clear" w:color="auto" w:fill="auto"/>
            <w:tcMar>
              <w:top w:w="100" w:type="dxa"/>
              <w:left w:w="100" w:type="dxa"/>
              <w:bottom w:w="100" w:type="dxa"/>
              <w:right w:w="100" w:type="dxa"/>
            </w:tcMar>
          </w:tcPr>
          <w:p w14:paraId="568B402C" w14:textId="77777777" w:rsidR="00201A3A" w:rsidRDefault="00000000">
            <w:pPr>
              <w:widowControl w:val="0"/>
              <w:spacing w:line="240" w:lineRule="auto"/>
              <w:rPr>
                <w:b/>
              </w:rPr>
            </w:pPr>
            <w:r>
              <w:rPr>
                <w:b/>
              </w:rPr>
              <w:t>Brief description:</w:t>
            </w:r>
          </w:p>
        </w:tc>
        <w:tc>
          <w:tcPr>
            <w:tcW w:w="4500" w:type="dxa"/>
            <w:gridSpan w:val="2"/>
            <w:shd w:val="clear" w:color="auto" w:fill="auto"/>
            <w:tcMar>
              <w:top w:w="100" w:type="dxa"/>
              <w:left w:w="100" w:type="dxa"/>
              <w:bottom w:w="100" w:type="dxa"/>
              <w:right w:w="100" w:type="dxa"/>
            </w:tcMar>
          </w:tcPr>
          <w:p w14:paraId="3729BA4B" w14:textId="77777777" w:rsidR="00201A3A" w:rsidRDefault="00000000">
            <w:pPr>
              <w:widowControl w:val="0"/>
              <w:spacing w:line="240" w:lineRule="auto"/>
            </w:pPr>
            <w:r>
              <w:t>This use case describes the process of cancelling the booking .</w:t>
            </w:r>
          </w:p>
        </w:tc>
      </w:tr>
      <w:tr w:rsidR="00201A3A" w14:paraId="48C971A8" w14:textId="77777777">
        <w:trPr>
          <w:trHeight w:val="420"/>
        </w:trPr>
        <w:tc>
          <w:tcPr>
            <w:tcW w:w="4529" w:type="dxa"/>
            <w:shd w:val="clear" w:color="auto" w:fill="auto"/>
            <w:tcMar>
              <w:top w:w="100" w:type="dxa"/>
              <w:left w:w="100" w:type="dxa"/>
              <w:bottom w:w="100" w:type="dxa"/>
              <w:right w:w="100" w:type="dxa"/>
            </w:tcMar>
          </w:tcPr>
          <w:p w14:paraId="665BB02F" w14:textId="77777777" w:rsidR="00201A3A" w:rsidRDefault="00000000">
            <w:pPr>
              <w:widowControl w:val="0"/>
              <w:spacing w:line="240" w:lineRule="auto"/>
              <w:rPr>
                <w:b/>
              </w:rPr>
            </w:pPr>
            <w:r>
              <w:rPr>
                <w:b/>
              </w:rPr>
              <w:t>Actors:</w:t>
            </w:r>
          </w:p>
        </w:tc>
        <w:tc>
          <w:tcPr>
            <w:tcW w:w="4500" w:type="dxa"/>
            <w:gridSpan w:val="2"/>
            <w:shd w:val="clear" w:color="auto" w:fill="auto"/>
            <w:tcMar>
              <w:top w:w="100" w:type="dxa"/>
              <w:left w:w="100" w:type="dxa"/>
              <w:bottom w:w="100" w:type="dxa"/>
              <w:right w:w="100" w:type="dxa"/>
            </w:tcMar>
          </w:tcPr>
          <w:p w14:paraId="6682F3A2" w14:textId="77777777" w:rsidR="00201A3A" w:rsidRDefault="00000000">
            <w:pPr>
              <w:widowControl w:val="0"/>
              <w:spacing w:line="240" w:lineRule="auto"/>
            </w:pPr>
            <w:r>
              <w:t xml:space="preserve">Customer, </w:t>
            </w:r>
          </w:p>
        </w:tc>
      </w:tr>
      <w:tr w:rsidR="00201A3A" w14:paraId="14A7352E" w14:textId="77777777">
        <w:trPr>
          <w:trHeight w:val="420"/>
        </w:trPr>
        <w:tc>
          <w:tcPr>
            <w:tcW w:w="4529" w:type="dxa"/>
            <w:shd w:val="clear" w:color="auto" w:fill="auto"/>
            <w:tcMar>
              <w:top w:w="100" w:type="dxa"/>
              <w:left w:w="100" w:type="dxa"/>
              <w:bottom w:w="100" w:type="dxa"/>
              <w:right w:w="100" w:type="dxa"/>
            </w:tcMar>
          </w:tcPr>
          <w:p w14:paraId="731A11C5" w14:textId="77777777" w:rsidR="00201A3A" w:rsidRDefault="00000000">
            <w:pPr>
              <w:widowControl w:val="0"/>
              <w:spacing w:line="240" w:lineRule="auto"/>
              <w:rPr>
                <w:b/>
              </w:rPr>
            </w:pPr>
            <w:r>
              <w:rPr>
                <w:b/>
              </w:rPr>
              <w:t>Related use cases:</w:t>
            </w:r>
          </w:p>
        </w:tc>
        <w:tc>
          <w:tcPr>
            <w:tcW w:w="4500" w:type="dxa"/>
            <w:gridSpan w:val="2"/>
            <w:shd w:val="clear" w:color="auto" w:fill="auto"/>
            <w:tcMar>
              <w:top w:w="100" w:type="dxa"/>
              <w:left w:w="100" w:type="dxa"/>
              <w:bottom w:w="100" w:type="dxa"/>
              <w:right w:w="100" w:type="dxa"/>
            </w:tcMar>
          </w:tcPr>
          <w:p w14:paraId="4A28A74E" w14:textId="77777777" w:rsidR="00201A3A" w:rsidRDefault="00000000">
            <w:pPr>
              <w:widowControl w:val="0"/>
              <w:spacing w:line="240" w:lineRule="auto"/>
            </w:pPr>
            <w:r>
              <w:t>none</w:t>
            </w:r>
          </w:p>
        </w:tc>
      </w:tr>
      <w:tr w:rsidR="00201A3A" w14:paraId="4F136D8E" w14:textId="77777777">
        <w:trPr>
          <w:trHeight w:val="432"/>
        </w:trPr>
        <w:tc>
          <w:tcPr>
            <w:tcW w:w="4529" w:type="dxa"/>
            <w:shd w:val="clear" w:color="auto" w:fill="auto"/>
            <w:tcMar>
              <w:top w:w="100" w:type="dxa"/>
              <w:left w:w="100" w:type="dxa"/>
              <w:bottom w:w="100" w:type="dxa"/>
              <w:right w:w="100" w:type="dxa"/>
            </w:tcMar>
          </w:tcPr>
          <w:p w14:paraId="6DAFD104" w14:textId="77777777" w:rsidR="00201A3A" w:rsidRDefault="00000000">
            <w:pPr>
              <w:widowControl w:val="0"/>
              <w:spacing w:line="240" w:lineRule="auto"/>
              <w:rPr>
                <w:b/>
              </w:rPr>
            </w:pPr>
            <w:r>
              <w:rPr>
                <w:b/>
              </w:rPr>
              <w:t>Stakeholders:</w:t>
            </w:r>
          </w:p>
        </w:tc>
        <w:tc>
          <w:tcPr>
            <w:tcW w:w="4500" w:type="dxa"/>
            <w:gridSpan w:val="2"/>
            <w:shd w:val="clear" w:color="auto" w:fill="auto"/>
            <w:tcMar>
              <w:top w:w="100" w:type="dxa"/>
              <w:left w:w="100" w:type="dxa"/>
              <w:bottom w:w="100" w:type="dxa"/>
              <w:right w:w="100" w:type="dxa"/>
            </w:tcMar>
          </w:tcPr>
          <w:p w14:paraId="0CF28636" w14:textId="77777777" w:rsidR="00201A3A" w:rsidRDefault="00000000">
            <w:pPr>
              <w:widowControl w:val="0"/>
              <w:spacing w:line="240" w:lineRule="auto"/>
            </w:pPr>
            <w:proofErr w:type="spellStart"/>
            <w:r>
              <w:t>Customer,system</w:t>
            </w:r>
            <w:proofErr w:type="spellEnd"/>
            <w:r>
              <w:t xml:space="preserve"> administrator </w:t>
            </w:r>
          </w:p>
        </w:tc>
      </w:tr>
      <w:tr w:rsidR="00201A3A" w14:paraId="0B0919D9" w14:textId="77777777">
        <w:trPr>
          <w:trHeight w:val="420"/>
        </w:trPr>
        <w:tc>
          <w:tcPr>
            <w:tcW w:w="4529" w:type="dxa"/>
            <w:shd w:val="clear" w:color="auto" w:fill="auto"/>
            <w:tcMar>
              <w:top w:w="100" w:type="dxa"/>
              <w:left w:w="100" w:type="dxa"/>
              <w:bottom w:w="100" w:type="dxa"/>
              <w:right w:w="100" w:type="dxa"/>
            </w:tcMar>
          </w:tcPr>
          <w:p w14:paraId="375EB34F" w14:textId="77777777" w:rsidR="00201A3A" w:rsidRDefault="00000000">
            <w:pPr>
              <w:widowControl w:val="0"/>
              <w:spacing w:line="240" w:lineRule="auto"/>
              <w:rPr>
                <w:b/>
              </w:rPr>
            </w:pPr>
            <w:r>
              <w:rPr>
                <w:b/>
              </w:rPr>
              <w:t>Preconditions:</w:t>
            </w:r>
          </w:p>
        </w:tc>
        <w:tc>
          <w:tcPr>
            <w:tcW w:w="4500" w:type="dxa"/>
            <w:gridSpan w:val="2"/>
            <w:shd w:val="clear" w:color="auto" w:fill="auto"/>
            <w:tcMar>
              <w:top w:w="100" w:type="dxa"/>
              <w:left w:w="100" w:type="dxa"/>
              <w:bottom w:w="100" w:type="dxa"/>
              <w:right w:w="100" w:type="dxa"/>
            </w:tcMar>
          </w:tcPr>
          <w:p w14:paraId="4711A58E" w14:textId="77777777" w:rsidR="00201A3A" w:rsidRDefault="00000000">
            <w:pPr>
              <w:widowControl w:val="0"/>
              <w:spacing w:line="240" w:lineRule="auto"/>
              <w:rPr>
                <w:rFonts w:ascii="Roboto" w:eastAsia="Roboto" w:hAnsi="Roboto" w:cs="Roboto"/>
                <w:sz w:val="20"/>
                <w:szCs w:val="20"/>
              </w:rPr>
            </w:pPr>
            <w:r>
              <w:t>The user has an existing booking .</w:t>
            </w:r>
          </w:p>
        </w:tc>
      </w:tr>
      <w:tr w:rsidR="00201A3A" w14:paraId="046CBC28" w14:textId="77777777">
        <w:trPr>
          <w:trHeight w:val="420"/>
        </w:trPr>
        <w:tc>
          <w:tcPr>
            <w:tcW w:w="4529" w:type="dxa"/>
            <w:shd w:val="clear" w:color="auto" w:fill="auto"/>
            <w:tcMar>
              <w:top w:w="100" w:type="dxa"/>
              <w:left w:w="100" w:type="dxa"/>
              <w:bottom w:w="100" w:type="dxa"/>
              <w:right w:w="100" w:type="dxa"/>
            </w:tcMar>
          </w:tcPr>
          <w:p w14:paraId="77314477" w14:textId="77777777" w:rsidR="00201A3A" w:rsidRDefault="00000000">
            <w:pPr>
              <w:widowControl w:val="0"/>
              <w:spacing w:line="240" w:lineRule="auto"/>
              <w:rPr>
                <w:b/>
              </w:rPr>
            </w:pPr>
            <w:r>
              <w:rPr>
                <w:b/>
              </w:rPr>
              <w:lastRenderedPageBreak/>
              <w:t>Postconditions:</w:t>
            </w:r>
          </w:p>
        </w:tc>
        <w:tc>
          <w:tcPr>
            <w:tcW w:w="4500" w:type="dxa"/>
            <w:gridSpan w:val="2"/>
            <w:shd w:val="clear" w:color="auto" w:fill="auto"/>
            <w:tcMar>
              <w:top w:w="100" w:type="dxa"/>
              <w:left w:w="100" w:type="dxa"/>
              <w:bottom w:w="100" w:type="dxa"/>
              <w:right w:w="100" w:type="dxa"/>
            </w:tcMar>
          </w:tcPr>
          <w:p w14:paraId="381C70A2" w14:textId="77777777" w:rsidR="00201A3A" w:rsidRDefault="00000000">
            <w:pPr>
              <w:widowControl w:val="0"/>
              <w:spacing w:line="240" w:lineRule="auto"/>
            </w:pPr>
            <w:r>
              <w:t>1.The  cancellation was successful .</w:t>
            </w:r>
          </w:p>
          <w:p w14:paraId="3619C3CE" w14:textId="77777777" w:rsidR="00201A3A" w:rsidRDefault="00201A3A">
            <w:pPr>
              <w:widowControl w:val="0"/>
              <w:spacing w:line="240" w:lineRule="auto"/>
            </w:pPr>
          </w:p>
          <w:p w14:paraId="15797E38" w14:textId="77777777" w:rsidR="00201A3A" w:rsidRDefault="00000000">
            <w:pPr>
              <w:widowControl w:val="0"/>
              <w:spacing w:line="240" w:lineRule="auto"/>
            </w:pPr>
            <w:r>
              <w:t>2.Confirmation message is sent to the customer.</w:t>
            </w:r>
          </w:p>
          <w:p w14:paraId="70EBEFA6" w14:textId="77777777" w:rsidR="00201A3A" w:rsidRDefault="00201A3A">
            <w:pPr>
              <w:widowControl w:val="0"/>
              <w:spacing w:line="240" w:lineRule="auto"/>
            </w:pPr>
          </w:p>
          <w:p w14:paraId="2655B42F" w14:textId="77777777" w:rsidR="00201A3A" w:rsidRDefault="00000000">
            <w:pPr>
              <w:widowControl w:val="0"/>
              <w:spacing w:line="240" w:lineRule="auto"/>
              <w:rPr>
                <w:color w:val="374151"/>
              </w:rPr>
            </w:pPr>
            <w:r>
              <w:rPr>
                <w:color w:val="374151"/>
                <w:sz w:val="24"/>
                <w:szCs w:val="24"/>
              </w:rPr>
              <w:t>3.</w:t>
            </w:r>
            <w:r>
              <w:rPr>
                <w:color w:val="374151"/>
              </w:rPr>
              <w:t>The cancelled seat are now available for other  customer to book</w:t>
            </w:r>
          </w:p>
          <w:p w14:paraId="40EE32BC" w14:textId="77777777" w:rsidR="00201A3A" w:rsidRDefault="00201A3A">
            <w:pPr>
              <w:widowControl w:val="0"/>
              <w:spacing w:line="240" w:lineRule="auto"/>
              <w:ind w:left="720"/>
              <w:rPr>
                <w:color w:val="374151"/>
                <w:sz w:val="24"/>
                <w:szCs w:val="24"/>
              </w:rPr>
            </w:pPr>
          </w:p>
          <w:p w14:paraId="0D1D30F7" w14:textId="77777777" w:rsidR="00201A3A" w:rsidRDefault="00000000">
            <w:pPr>
              <w:widowControl w:val="0"/>
              <w:spacing w:line="240" w:lineRule="auto"/>
            </w:pPr>
            <w:r>
              <w:t xml:space="preserve"> 4.after cancelling a bus reservation, the customer should  </w:t>
            </w:r>
            <w:proofErr w:type="spellStart"/>
            <w:r>
              <w:t>received</w:t>
            </w:r>
            <w:proofErr w:type="spellEnd"/>
            <w:r>
              <w:t xml:space="preserve"> refund for the cancellation of ticket</w:t>
            </w:r>
          </w:p>
          <w:p w14:paraId="33EC1EF7" w14:textId="77777777" w:rsidR="00201A3A" w:rsidRDefault="00201A3A">
            <w:pPr>
              <w:spacing w:line="240" w:lineRule="auto"/>
              <w:ind w:left="720"/>
              <w:rPr>
                <w:rFonts w:ascii="Times New Roman" w:eastAsia="Times New Roman" w:hAnsi="Times New Roman" w:cs="Times New Roman"/>
                <w:sz w:val="24"/>
                <w:szCs w:val="24"/>
              </w:rPr>
            </w:pPr>
          </w:p>
        </w:tc>
      </w:tr>
      <w:tr w:rsidR="00201A3A" w14:paraId="5ADC6D5C" w14:textId="77777777">
        <w:tc>
          <w:tcPr>
            <w:tcW w:w="4529" w:type="dxa"/>
            <w:shd w:val="clear" w:color="auto" w:fill="auto"/>
            <w:tcMar>
              <w:top w:w="100" w:type="dxa"/>
              <w:left w:w="100" w:type="dxa"/>
              <w:bottom w:w="100" w:type="dxa"/>
              <w:right w:w="100" w:type="dxa"/>
            </w:tcMar>
          </w:tcPr>
          <w:p w14:paraId="5A7AF683" w14:textId="77777777" w:rsidR="00201A3A" w:rsidRDefault="00000000">
            <w:pPr>
              <w:widowControl w:val="0"/>
              <w:spacing w:line="240" w:lineRule="auto"/>
              <w:rPr>
                <w:b/>
              </w:rPr>
            </w:pPr>
            <w:r>
              <w:rPr>
                <w:b/>
              </w:rPr>
              <w:t>Flow of activities</w:t>
            </w:r>
          </w:p>
        </w:tc>
        <w:tc>
          <w:tcPr>
            <w:tcW w:w="2250" w:type="dxa"/>
            <w:shd w:val="clear" w:color="auto" w:fill="auto"/>
            <w:tcMar>
              <w:top w:w="100" w:type="dxa"/>
              <w:left w:w="100" w:type="dxa"/>
              <w:bottom w:w="100" w:type="dxa"/>
              <w:right w:w="100" w:type="dxa"/>
            </w:tcMar>
          </w:tcPr>
          <w:p w14:paraId="3A4FF155" w14:textId="77777777" w:rsidR="00201A3A" w:rsidRDefault="00000000">
            <w:pPr>
              <w:widowControl w:val="0"/>
              <w:spacing w:line="240" w:lineRule="auto"/>
              <w:rPr>
                <w:b/>
              </w:rPr>
            </w:pPr>
            <w:r>
              <w:rPr>
                <w:b/>
              </w:rPr>
              <w:t>Actor</w:t>
            </w:r>
          </w:p>
        </w:tc>
        <w:tc>
          <w:tcPr>
            <w:tcW w:w="2250" w:type="dxa"/>
            <w:shd w:val="clear" w:color="auto" w:fill="auto"/>
            <w:tcMar>
              <w:top w:w="100" w:type="dxa"/>
              <w:left w:w="100" w:type="dxa"/>
              <w:bottom w:w="100" w:type="dxa"/>
              <w:right w:w="100" w:type="dxa"/>
            </w:tcMar>
          </w:tcPr>
          <w:p w14:paraId="27EA1961" w14:textId="77777777" w:rsidR="00201A3A" w:rsidRDefault="00000000">
            <w:pPr>
              <w:widowControl w:val="0"/>
              <w:spacing w:line="240" w:lineRule="auto"/>
              <w:rPr>
                <w:b/>
              </w:rPr>
            </w:pPr>
            <w:r>
              <w:rPr>
                <w:b/>
              </w:rPr>
              <w:t>System</w:t>
            </w:r>
          </w:p>
        </w:tc>
      </w:tr>
      <w:tr w:rsidR="00201A3A" w14:paraId="4CE43DDF" w14:textId="77777777">
        <w:trPr>
          <w:trHeight w:val="420"/>
        </w:trPr>
        <w:tc>
          <w:tcPr>
            <w:tcW w:w="4529" w:type="dxa"/>
            <w:shd w:val="clear" w:color="auto" w:fill="auto"/>
            <w:tcMar>
              <w:top w:w="100" w:type="dxa"/>
              <w:left w:w="100" w:type="dxa"/>
              <w:bottom w:w="100" w:type="dxa"/>
              <w:right w:w="100" w:type="dxa"/>
            </w:tcMar>
          </w:tcPr>
          <w:p w14:paraId="555C5B6E" w14:textId="77777777" w:rsidR="00201A3A" w:rsidRDefault="00201A3A">
            <w:pPr>
              <w:widowControl w:val="0"/>
              <w:spacing w:line="240" w:lineRule="auto"/>
              <w:rPr>
                <w:b/>
              </w:rPr>
            </w:pPr>
          </w:p>
        </w:tc>
        <w:tc>
          <w:tcPr>
            <w:tcW w:w="4500" w:type="dxa"/>
            <w:gridSpan w:val="2"/>
            <w:shd w:val="clear" w:color="auto" w:fill="auto"/>
            <w:tcMar>
              <w:top w:w="100" w:type="dxa"/>
              <w:left w:w="100" w:type="dxa"/>
              <w:bottom w:w="100" w:type="dxa"/>
              <w:right w:w="100" w:type="dxa"/>
            </w:tcMar>
          </w:tcPr>
          <w:p w14:paraId="532C7236" w14:textId="77777777" w:rsidR="00201A3A" w:rsidRDefault="00000000">
            <w:pPr>
              <w:spacing w:line="240" w:lineRule="auto"/>
            </w:pPr>
            <w:r>
              <w:t>1.The customer clicks the cancel reservation button.</w:t>
            </w:r>
          </w:p>
          <w:p w14:paraId="6B2666FE" w14:textId="77777777" w:rsidR="00201A3A" w:rsidRDefault="00201A3A">
            <w:pPr>
              <w:spacing w:line="240" w:lineRule="auto"/>
            </w:pPr>
          </w:p>
          <w:p w14:paraId="3B4A1543" w14:textId="77777777" w:rsidR="00201A3A" w:rsidRDefault="00000000">
            <w:pPr>
              <w:spacing w:line="240" w:lineRule="auto"/>
            </w:pPr>
            <w:r>
              <w:t xml:space="preserve">    1.1 system received cancelation request </w:t>
            </w:r>
          </w:p>
          <w:p w14:paraId="241E6FE7" w14:textId="77777777" w:rsidR="00201A3A" w:rsidRDefault="00201A3A">
            <w:pPr>
              <w:spacing w:line="240" w:lineRule="auto"/>
            </w:pPr>
          </w:p>
          <w:p w14:paraId="3EB7AC1D" w14:textId="77777777" w:rsidR="00201A3A" w:rsidRDefault="00000000">
            <w:pPr>
              <w:spacing w:line="240" w:lineRule="auto"/>
            </w:pPr>
            <w:r>
              <w:t xml:space="preserve">     1.2.system confirm the cancellation  </w:t>
            </w:r>
          </w:p>
          <w:p w14:paraId="27529B0B" w14:textId="77777777" w:rsidR="00201A3A" w:rsidRDefault="00000000">
            <w:pPr>
              <w:spacing w:line="240" w:lineRule="auto"/>
            </w:pPr>
            <w:r>
              <w:t xml:space="preserve">   message </w:t>
            </w:r>
          </w:p>
          <w:p w14:paraId="2712CBEA" w14:textId="77777777" w:rsidR="00201A3A" w:rsidRDefault="00201A3A">
            <w:pPr>
              <w:spacing w:line="240" w:lineRule="auto"/>
            </w:pPr>
          </w:p>
          <w:p w14:paraId="17259E76" w14:textId="77777777" w:rsidR="00201A3A" w:rsidRDefault="00000000">
            <w:pPr>
              <w:spacing w:line="240" w:lineRule="auto"/>
            </w:pPr>
            <w:r>
              <w:t xml:space="preserve"> </w:t>
            </w:r>
          </w:p>
          <w:p w14:paraId="193CCF2A" w14:textId="77777777" w:rsidR="00201A3A" w:rsidRDefault="00000000">
            <w:pPr>
              <w:spacing w:line="240" w:lineRule="auto"/>
            </w:pPr>
            <w:r>
              <w:t xml:space="preserve">1.customer receives the confirmation message </w:t>
            </w:r>
          </w:p>
        </w:tc>
      </w:tr>
      <w:tr w:rsidR="00201A3A" w14:paraId="69E8D0C9" w14:textId="77777777">
        <w:trPr>
          <w:trHeight w:val="2625"/>
        </w:trPr>
        <w:tc>
          <w:tcPr>
            <w:tcW w:w="4529" w:type="dxa"/>
            <w:shd w:val="clear" w:color="auto" w:fill="auto"/>
            <w:tcMar>
              <w:top w:w="100" w:type="dxa"/>
              <w:left w:w="100" w:type="dxa"/>
              <w:bottom w:w="100" w:type="dxa"/>
              <w:right w:w="100" w:type="dxa"/>
            </w:tcMar>
          </w:tcPr>
          <w:p w14:paraId="6B267604" w14:textId="77777777" w:rsidR="00201A3A" w:rsidRDefault="00000000">
            <w:pPr>
              <w:widowControl w:val="0"/>
              <w:spacing w:line="240" w:lineRule="auto"/>
              <w:rPr>
                <w:b/>
              </w:rPr>
            </w:pPr>
            <w:r>
              <w:rPr>
                <w:b/>
              </w:rPr>
              <w:t>Exception Conditions:</w:t>
            </w:r>
          </w:p>
          <w:p w14:paraId="3D8A67C5" w14:textId="77777777" w:rsidR="00201A3A" w:rsidRDefault="00201A3A">
            <w:pPr>
              <w:widowControl w:val="0"/>
              <w:spacing w:line="240" w:lineRule="auto"/>
            </w:pPr>
          </w:p>
        </w:tc>
        <w:tc>
          <w:tcPr>
            <w:tcW w:w="4500" w:type="dxa"/>
            <w:gridSpan w:val="2"/>
            <w:shd w:val="clear" w:color="auto" w:fill="auto"/>
            <w:tcMar>
              <w:top w:w="100" w:type="dxa"/>
              <w:left w:w="100" w:type="dxa"/>
              <w:bottom w:w="100" w:type="dxa"/>
              <w:right w:w="100" w:type="dxa"/>
            </w:tcMar>
          </w:tcPr>
          <w:p w14:paraId="01BBD533" w14:textId="77777777" w:rsidR="00201A3A"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t xml:space="preserve">if the customer tries to cancel a booking after the cancellation period has </w:t>
            </w:r>
            <w:proofErr w:type="spellStart"/>
            <w:r>
              <w:t>expired,display</w:t>
            </w:r>
            <w:proofErr w:type="spellEnd"/>
            <w:r>
              <w:t xml:space="preserve"> a message indicating that the cancellation period has expired</w:t>
            </w:r>
            <w:r>
              <w:rPr>
                <w:rFonts w:ascii="Times New Roman" w:eastAsia="Times New Roman" w:hAnsi="Times New Roman" w:cs="Times New Roman"/>
                <w:sz w:val="24"/>
                <w:szCs w:val="24"/>
              </w:rPr>
              <w:t>.</w:t>
            </w:r>
          </w:p>
          <w:p w14:paraId="1DEEB6D5" w14:textId="77777777" w:rsidR="00201A3A" w:rsidRDefault="00201A3A">
            <w:pPr>
              <w:spacing w:line="240" w:lineRule="auto"/>
              <w:rPr>
                <w:rFonts w:ascii="Times New Roman" w:eastAsia="Times New Roman" w:hAnsi="Times New Roman" w:cs="Times New Roman"/>
                <w:sz w:val="24"/>
                <w:szCs w:val="24"/>
              </w:rPr>
            </w:pPr>
          </w:p>
        </w:tc>
      </w:tr>
    </w:tbl>
    <w:p w14:paraId="239EA3D6" w14:textId="77777777" w:rsidR="00201A3A" w:rsidRDefault="00201A3A"/>
    <w:p w14:paraId="1800030A" w14:textId="77777777" w:rsidR="00201A3A" w:rsidRDefault="00201A3A"/>
    <w:p w14:paraId="5381563F" w14:textId="77777777" w:rsidR="00201A3A" w:rsidRDefault="00201A3A"/>
    <w:p w14:paraId="23D690E5" w14:textId="77777777" w:rsidR="00201A3A" w:rsidRDefault="00201A3A"/>
    <w:p w14:paraId="79816B24" w14:textId="77777777" w:rsidR="00201A3A" w:rsidRDefault="00201A3A"/>
    <w:p w14:paraId="74F84EFE" w14:textId="77777777" w:rsidR="00201A3A" w:rsidRDefault="00201A3A">
      <w:pPr>
        <w:rPr>
          <w:b/>
        </w:rPr>
      </w:pPr>
    </w:p>
    <w:p w14:paraId="74FB5D7B" w14:textId="77777777" w:rsidR="00201A3A" w:rsidRDefault="00000000">
      <w:pPr>
        <w:rPr>
          <w:b/>
        </w:rPr>
      </w:pPr>
      <w:r>
        <w:rPr>
          <w:b/>
        </w:rPr>
        <w:t>Refund for the cancellation ticket</w:t>
      </w:r>
    </w:p>
    <w:tbl>
      <w:tblPr>
        <w:tblStyle w:val="a4"/>
        <w:tblW w:w="903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0"/>
        <w:gridCol w:w="2250"/>
        <w:gridCol w:w="2250"/>
      </w:tblGrid>
      <w:tr w:rsidR="00201A3A" w14:paraId="18373D6A" w14:textId="77777777">
        <w:trPr>
          <w:trHeight w:val="420"/>
        </w:trPr>
        <w:tc>
          <w:tcPr>
            <w:tcW w:w="4530" w:type="dxa"/>
            <w:shd w:val="clear" w:color="auto" w:fill="auto"/>
            <w:tcMar>
              <w:top w:w="100" w:type="dxa"/>
              <w:left w:w="100" w:type="dxa"/>
              <w:bottom w:w="100" w:type="dxa"/>
              <w:right w:w="100" w:type="dxa"/>
            </w:tcMar>
          </w:tcPr>
          <w:p w14:paraId="6A3E3795" w14:textId="77777777" w:rsidR="00201A3A" w:rsidRDefault="00000000">
            <w:pPr>
              <w:widowControl w:val="0"/>
              <w:spacing w:line="240" w:lineRule="auto"/>
              <w:rPr>
                <w:b/>
              </w:rPr>
            </w:pPr>
            <w:r>
              <w:rPr>
                <w:b/>
              </w:rPr>
              <w:t>Use case name:</w:t>
            </w:r>
          </w:p>
        </w:tc>
        <w:tc>
          <w:tcPr>
            <w:tcW w:w="4500" w:type="dxa"/>
            <w:gridSpan w:val="2"/>
            <w:shd w:val="clear" w:color="auto" w:fill="auto"/>
            <w:tcMar>
              <w:top w:w="100" w:type="dxa"/>
              <w:left w:w="100" w:type="dxa"/>
              <w:bottom w:w="100" w:type="dxa"/>
              <w:right w:w="100" w:type="dxa"/>
            </w:tcMar>
          </w:tcPr>
          <w:p w14:paraId="6FE751BA" w14:textId="77777777" w:rsidR="00201A3A" w:rsidRDefault="00000000">
            <w:pPr>
              <w:widowControl w:val="0"/>
              <w:spacing w:line="240" w:lineRule="auto"/>
            </w:pPr>
            <w:r>
              <w:t>Refund for the cancellation ticket</w:t>
            </w:r>
          </w:p>
        </w:tc>
      </w:tr>
      <w:tr w:rsidR="00201A3A" w14:paraId="4ADF05AE" w14:textId="77777777">
        <w:trPr>
          <w:trHeight w:val="420"/>
        </w:trPr>
        <w:tc>
          <w:tcPr>
            <w:tcW w:w="4530" w:type="dxa"/>
            <w:shd w:val="clear" w:color="auto" w:fill="auto"/>
            <w:tcMar>
              <w:top w:w="100" w:type="dxa"/>
              <w:left w:w="100" w:type="dxa"/>
              <w:bottom w:w="100" w:type="dxa"/>
              <w:right w:w="100" w:type="dxa"/>
            </w:tcMar>
          </w:tcPr>
          <w:p w14:paraId="1A3BD444" w14:textId="77777777" w:rsidR="00201A3A" w:rsidRDefault="00000000">
            <w:pPr>
              <w:widowControl w:val="0"/>
              <w:spacing w:line="240" w:lineRule="auto"/>
              <w:rPr>
                <w:b/>
              </w:rPr>
            </w:pPr>
            <w:r>
              <w:rPr>
                <w:b/>
              </w:rPr>
              <w:t>Scenario:</w:t>
            </w:r>
          </w:p>
        </w:tc>
        <w:tc>
          <w:tcPr>
            <w:tcW w:w="4500" w:type="dxa"/>
            <w:gridSpan w:val="2"/>
            <w:shd w:val="clear" w:color="auto" w:fill="auto"/>
            <w:tcMar>
              <w:top w:w="100" w:type="dxa"/>
              <w:left w:w="100" w:type="dxa"/>
              <w:bottom w:w="100" w:type="dxa"/>
              <w:right w:w="100" w:type="dxa"/>
            </w:tcMar>
          </w:tcPr>
          <w:p w14:paraId="044AF67E" w14:textId="77777777" w:rsidR="00201A3A" w:rsidRDefault="00000000">
            <w:pPr>
              <w:widowControl w:val="0"/>
              <w:spacing w:line="240" w:lineRule="auto"/>
            </w:pPr>
            <w:r>
              <w:t xml:space="preserve">When the customer  cancels the </w:t>
            </w:r>
            <w:proofErr w:type="spellStart"/>
            <w:r>
              <w:t>ticket,the</w:t>
            </w:r>
            <w:proofErr w:type="spellEnd"/>
            <w:r>
              <w:t xml:space="preserve">  amount will be refunded.</w:t>
            </w:r>
          </w:p>
        </w:tc>
      </w:tr>
      <w:tr w:rsidR="00201A3A" w14:paraId="23A70DBC" w14:textId="77777777">
        <w:trPr>
          <w:trHeight w:val="420"/>
        </w:trPr>
        <w:tc>
          <w:tcPr>
            <w:tcW w:w="4530" w:type="dxa"/>
            <w:shd w:val="clear" w:color="auto" w:fill="auto"/>
            <w:tcMar>
              <w:top w:w="100" w:type="dxa"/>
              <w:left w:w="100" w:type="dxa"/>
              <w:bottom w:w="100" w:type="dxa"/>
              <w:right w:w="100" w:type="dxa"/>
            </w:tcMar>
          </w:tcPr>
          <w:p w14:paraId="68E9D01B" w14:textId="77777777" w:rsidR="00201A3A" w:rsidRDefault="00000000">
            <w:pPr>
              <w:widowControl w:val="0"/>
              <w:spacing w:line="240" w:lineRule="auto"/>
              <w:rPr>
                <w:b/>
              </w:rPr>
            </w:pPr>
            <w:r>
              <w:rPr>
                <w:b/>
              </w:rPr>
              <w:t>Triggering event:</w:t>
            </w:r>
          </w:p>
        </w:tc>
        <w:tc>
          <w:tcPr>
            <w:tcW w:w="4500" w:type="dxa"/>
            <w:gridSpan w:val="2"/>
            <w:shd w:val="clear" w:color="auto" w:fill="auto"/>
            <w:tcMar>
              <w:top w:w="100" w:type="dxa"/>
              <w:left w:w="100" w:type="dxa"/>
              <w:bottom w:w="100" w:type="dxa"/>
              <w:right w:w="100" w:type="dxa"/>
            </w:tcMar>
          </w:tcPr>
          <w:p w14:paraId="6CE18B39" w14:textId="77777777" w:rsidR="00201A3A" w:rsidRDefault="00000000">
            <w:pPr>
              <w:widowControl w:val="0"/>
              <w:spacing w:line="240" w:lineRule="auto"/>
            </w:pPr>
            <w:r>
              <w:t>When customer cancel the ticket</w:t>
            </w:r>
          </w:p>
        </w:tc>
      </w:tr>
      <w:tr w:rsidR="00201A3A" w14:paraId="23FA4346" w14:textId="77777777">
        <w:trPr>
          <w:trHeight w:val="745"/>
        </w:trPr>
        <w:tc>
          <w:tcPr>
            <w:tcW w:w="4530" w:type="dxa"/>
            <w:shd w:val="clear" w:color="auto" w:fill="auto"/>
            <w:tcMar>
              <w:top w:w="100" w:type="dxa"/>
              <w:left w:w="100" w:type="dxa"/>
              <w:bottom w:w="100" w:type="dxa"/>
              <w:right w:w="100" w:type="dxa"/>
            </w:tcMar>
          </w:tcPr>
          <w:p w14:paraId="5AC69ADF" w14:textId="77777777" w:rsidR="00201A3A" w:rsidRDefault="00000000">
            <w:pPr>
              <w:widowControl w:val="0"/>
              <w:spacing w:line="240" w:lineRule="auto"/>
              <w:rPr>
                <w:b/>
              </w:rPr>
            </w:pPr>
            <w:r>
              <w:rPr>
                <w:b/>
              </w:rPr>
              <w:lastRenderedPageBreak/>
              <w:t>Brief description:</w:t>
            </w:r>
          </w:p>
        </w:tc>
        <w:tc>
          <w:tcPr>
            <w:tcW w:w="4500" w:type="dxa"/>
            <w:gridSpan w:val="2"/>
            <w:shd w:val="clear" w:color="auto" w:fill="auto"/>
            <w:tcMar>
              <w:top w:w="100" w:type="dxa"/>
              <w:left w:w="100" w:type="dxa"/>
              <w:bottom w:w="100" w:type="dxa"/>
              <w:right w:w="100" w:type="dxa"/>
            </w:tcMar>
          </w:tcPr>
          <w:p w14:paraId="103031FC" w14:textId="77777777" w:rsidR="00201A3A" w:rsidRDefault="00000000">
            <w:pPr>
              <w:widowControl w:val="0"/>
              <w:spacing w:line="240" w:lineRule="auto"/>
            </w:pPr>
            <w:r>
              <w:t>This use case describe the process of refunding the amount for cancelled ticket</w:t>
            </w:r>
          </w:p>
        </w:tc>
      </w:tr>
      <w:tr w:rsidR="00201A3A" w14:paraId="472C1DB1" w14:textId="77777777">
        <w:trPr>
          <w:trHeight w:val="420"/>
        </w:trPr>
        <w:tc>
          <w:tcPr>
            <w:tcW w:w="4530" w:type="dxa"/>
            <w:shd w:val="clear" w:color="auto" w:fill="auto"/>
            <w:tcMar>
              <w:top w:w="100" w:type="dxa"/>
              <w:left w:w="100" w:type="dxa"/>
              <w:bottom w:w="100" w:type="dxa"/>
              <w:right w:w="100" w:type="dxa"/>
            </w:tcMar>
          </w:tcPr>
          <w:p w14:paraId="52F3AD25" w14:textId="77777777" w:rsidR="00201A3A" w:rsidRDefault="00000000">
            <w:pPr>
              <w:widowControl w:val="0"/>
              <w:spacing w:line="240" w:lineRule="auto"/>
              <w:rPr>
                <w:b/>
              </w:rPr>
            </w:pPr>
            <w:r>
              <w:rPr>
                <w:b/>
              </w:rPr>
              <w:t>Actors:</w:t>
            </w:r>
          </w:p>
        </w:tc>
        <w:tc>
          <w:tcPr>
            <w:tcW w:w="4500" w:type="dxa"/>
            <w:gridSpan w:val="2"/>
            <w:shd w:val="clear" w:color="auto" w:fill="auto"/>
            <w:tcMar>
              <w:top w:w="100" w:type="dxa"/>
              <w:left w:w="100" w:type="dxa"/>
              <w:bottom w:w="100" w:type="dxa"/>
              <w:right w:w="100" w:type="dxa"/>
            </w:tcMar>
          </w:tcPr>
          <w:p w14:paraId="694640AD" w14:textId="77777777" w:rsidR="00201A3A" w:rsidRDefault="00000000">
            <w:pPr>
              <w:widowControl w:val="0"/>
              <w:spacing w:line="240" w:lineRule="auto"/>
            </w:pPr>
            <w:r>
              <w:t>Customer</w:t>
            </w:r>
          </w:p>
        </w:tc>
      </w:tr>
      <w:tr w:rsidR="00201A3A" w14:paraId="56D70B4A" w14:textId="77777777">
        <w:trPr>
          <w:trHeight w:val="420"/>
        </w:trPr>
        <w:tc>
          <w:tcPr>
            <w:tcW w:w="4530" w:type="dxa"/>
            <w:shd w:val="clear" w:color="auto" w:fill="auto"/>
            <w:tcMar>
              <w:top w:w="100" w:type="dxa"/>
              <w:left w:w="100" w:type="dxa"/>
              <w:bottom w:w="100" w:type="dxa"/>
              <w:right w:w="100" w:type="dxa"/>
            </w:tcMar>
          </w:tcPr>
          <w:p w14:paraId="027BD7E9" w14:textId="77777777" w:rsidR="00201A3A" w:rsidRDefault="00000000">
            <w:pPr>
              <w:widowControl w:val="0"/>
              <w:spacing w:line="240" w:lineRule="auto"/>
              <w:rPr>
                <w:b/>
              </w:rPr>
            </w:pPr>
            <w:r>
              <w:rPr>
                <w:b/>
              </w:rPr>
              <w:t>Related use cases:</w:t>
            </w:r>
          </w:p>
        </w:tc>
        <w:tc>
          <w:tcPr>
            <w:tcW w:w="4500" w:type="dxa"/>
            <w:gridSpan w:val="2"/>
            <w:shd w:val="clear" w:color="auto" w:fill="auto"/>
            <w:tcMar>
              <w:top w:w="100" w:type="dxa"/>
              <w:left w:w="100" w:type="dxa"/>
              <w:bottom w:w="100" w:type="dxa"/>
              <w:right w:w="100" w:type="dxa"/>
            </w:tcMar>
          </w:tcPr>
          <w:p w14:paraId="6416B97E" w14:textId="77777777" w:rsidR="00201A3A" w:rsidRDefault="00000000">
            <w:pPr>
              <w:widowControl w:val="0"/>
              <w:spacing w:line="240" w:lineRule="auto"/>
            </w:pPr>
            <w:proofErr w:type="spellStart"/>
            <w:r>
              <w:t>Cancellation.,bus</w:t>
            </w:r>
            <w:proofErr w:type="spellEnd"/>
            <w:r>
              <w:t xml:space="preserve"> ticket booking</w:t>
            </w:r>
          </w:p>
        </w:tc>
      </w:tr>
      <w:tr w:rsidR="00201A3A" w14:paraId="76521B48" w14:textId="77777777">
        <w:trPr>
          <w:trHeight w:val="432"/>
        </w:trPr>
        <w:tc>
          <w:tcPr>
            <w:tcW w:w="4530" w:type="dxa"/>
            <w:shd w:val="clear" w:color="auto" w:fill="auto"/>
            <w:tcMar>
              <w:top w:w="100" w:type="dxa"/>
              <w:left w:w="100" w:type="dxa"/>
              <w:bottom w:w="100" w:type="dxa"/>
              <w:right w:w="100" w:type="dxa"/>
            </w:tcMar>
          </w:tcPr>
          <w:p w14:paraId="12D8F1AC" w14:textId="77777777" w:rsidR="00201A3A" w:rsidRDefault="00000000">
            <w:pPr>
              <w:widowControl w:val="0"/>
              <w:spacing w:line="240" w:lineRule="auto"/>
              <w:rPr>
                <w:b/>
              </w:rPr>
            </w:pPr>
            <w:r>
              <w:rPr>
                <w:b/>
              </w:rPr>
              <w:t>Stakeholders:</w:t>
            </w:r>
          </w:p>
        </w:tc>
        <w:tc>
          <w:tcPr>
            <w:tcW w:w="4500" w:type="dxa"/>
            <w:gridSpan w:val="2"/>
            <w:shd w:val="clear" w:color="auto" w:fill="auto"/>
            <w:tcMar>
              <w:top w:w="100" w:type="dxa"/>
              <w:left w:w="100" w:type="dxa"/>
              <w:bottom w:w="100" w:type="dxa"/>
              <w:right w:w="100" w:type="dxa"/>
            </w:tcMar>
          </w:tcPr>
          <w:p w14:paraId="27BC1A85" w14:textId="77777777" w:rsidR="00201A3A" w:rsidRDefault="00000000">
            <w:pPr>
              <w:widowControl w:val="0"/>
              <w:spacing w:line="240" w:lineRule="auto"/>
            </w:pPr>
            <w:proofErr w:type="spellStart"/>
            <w:r>
              <w:t>Customer,system</w:t>
            </w:r>
            <w:proofErr w:type="spellEnd"/>
            <w:r>
              <w:t xml:space="preserve"> administrator</w:t>
            </w:r>
          </w:p>
        </w:tc>
      </w:tr>
      <w:tr w:rsidR="00201A3A" w14:paraId="2E338442" w14:textId="77777777">
        <w:trPr>
          <w:trHeight w:val="1695"/>
        </w:trPr>
        <w:tc>
          <w:tcPr>
            <w:tcW w:w="4530" w:type="dxa"/>
            <w:shd w:val="clear" w:color="auto" w:fill="auto"/>
            <w:tcMar>
              <w:top w:w="100" w:type="dxa"/>
              <w:left w:w="100" w:type="dxa"/>
              <w:bottom w:w="100" w:type="dxa"/>
              <w:right w:w="100" w:type="dxa"/>
            </w:tcMar>
          </w:tcPr>
          <w:p w14:paraId="46ED977C" w14:textId="77777777" w:rsidR="00201A3A" w:rsidRDefault="00000000">
            <w:pPr>
              <w:widowControl w:val="0"/>
              <w:spacing w:line="240" w:lineRule="auto"/>
              <w:rPr>
                <w:b/>
              </w:rPr>
            </w:pPr>
            <w:r>
              <w:rPr>
                <w:b/>
              </w:rPr>
              <w:t>Preconditions:</w:t>
            </w:r>
          </w:p>
        </w:tc>
        <w:tc>
          <w:tcPr>
            <w:tcW w:w="4500" w:type="dxa"/>
            <w:gridSpan w:val="2"/>
            <w:shd w:val="clear" w:color="auto" w:fill="auto"/>
            <w:tcMar>
              <w:top w:w="100" w:type="dxa"/>
              <w:left w:w="100" w:type="dxa"/>
              <w:bottom w:w="100" w:type="dxa"/>
              <w:right w:w="100" w:type="dxa"/>
            </w:tcMar>
          </w:tcPr>
          <w:p w14:paraId="23D9537B" w14:textId="77777777" w:rsidR="00201A3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40" w:lineRule="auto"/>
            </w:pPr>
            <w:r>
              <w:rPr>
                <w:rFonts w:ascii="Roboto" w:eastAsia="Roboto" w:hAnsi="Roboto" w:cs="Roboto"/>
                <w:sz w:val="20"/>
                <w:szCs w:val="20"/>
              </w:rPr>
              <w:t>1.</w:t>
            </w:r>
            <w:r>
              <w:t>the tickets should be already booked</w:t>
            </w:r>
          </w:p>
          <w:p w14:paraId="63644A95" w14:textId="77777777" w:rsidR="00201A3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40" w:lineRule="auto"/>
            </w:pPr>
            <w:r>
              <w:rPr>
                <w:rFonts w:ascii="Roboto" w:eastAsia="Roboto" w:hAnsi="Roboto" w:cs="Roboto"/>
                <w:sz w:val="20"/>
                <w:szCs w:val="20"/>
              </w:rPr>
              <w:t>2.</w:t>
            </w:r>
            <w:r>
              <w:t>the payments has to be already made</w:t>
            </w:r>
          </w:p>
          <w:p w14:paraId="198E191D" w14:textId="77777777" w:rsidR="00201A3A" w:rsidRDefault="00201A3A">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Roboto" w:eastAsia="Roboto" w:hAnsi="Roboto" w:cs="Roboto"/>
                <w:sz w:val="20"/>
                <w:szCs w:val="20"/>
              </w:rPr>
            </w:pPr>
          </w:p>
          <w:p w14:paraId="7B661EFC" w14:textId="77777777" w:rsidR="00201A3A" w:rsidRDefault="00201A3A">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Roboto" w:eastAsia="Roboto" w:hAnsi="Roboto" w:cs="Roboto"/>
                <w:sz w:val="20"/>
                <w:szCs w:val="20"/>
              </w:rPr>
            </w:pPr>
          </w:p>
          <w:p w14:paraId="17BFA542" w14:textId="77777777" w:rsidR="00201A3A" w:rsidRDefault="00201A3A">
            <w:pPr>
              <w:widowControl w:val="0"/>
              <w:spacing w:line="240" w:lineRule="auto"/>
            </w:pPr>
          </w:p>
        </w:tc>
      </w:tr>
      <w:tr w:rsidR="00201A3A" w14:paraId="499E44BD" w14:textId="77777777">
        <w:trPr>
          <w:trHeight w:val="420"/>
        </w:trPr>
        <w:tc>
          <w:tcPr>
            <w:tcW w:w="4530" w:type="dxa"/>
            <w:shd w:val="clear" w:color="auto" w:fill="auto"/>
            <w:tcMar>
              <w:top w:w="100" w:type="dxa"/>
              <w:left w:w="100" w:type="dxa"/>
              <w:bottom w:w="100" w:type="dxa"/>
              <w:right w:w="100" w:type="dxa"/>
            </w:tcMar>
          </w:tcPr>
          <w:p w14:paraId="0965A30F" w14:textId="77777777" w:rsidR="00201A3A" w:rsidRDefault="00000000">
            <w:pPr>
              <w:widowControl w:val="0"/>
              <w:spacing w:line="240" w:lineRule="auto"/>
              <w:rPr>
                <w:b/>
              </w:rPr>
            </w:pPr>
            <w:r>
              <w:rPr>
                <w:b/>
              </w:rPr>
              <w:t xml:space="preserve">                                                                                                                                                                                                                                            Postconditions </w:t>
            </w:r>
          </w:p>
        </w:tc>
        <w:tc>
          <w:tcPr>
            <w:tcW w:w="4500" w:type="dxa"/>
            <w:gridSpan w:val="2"/>
            <w:shd w:val="clear" w:color="auto" w:fill="auto"/>
            <w:tcMar>
              <w:top w:w="100" w:type="dxa"/>
              <w:left w:w="100" w:type="dxa"/>
              <w:bottom w:w="100" w:type="dxa"/>
              <w:right w:w="100" w:type="dxa"/>
            </w:tcMar>
          </w:tcPr>
          <w:p w14:paraId="1B2D2A14" w14:textId="77777777" w:rsidR="00201A3A" w:rsidRDefault="00000000">
            <w:pPr>
              <w:widowControl w:val="0"/>
              <w:spacing w:line="240" w:lineRule="auto"/>
            </w:pPr>
            <w:r>
              <w:t xml:space="preserve">1.Refund </w:t>
            </w:r>
            <w:proofErr w:type="spellStart"/>
            <w:r>
              <w:t>successfull</w:t>
            </w:r>
            <w:proofErr w:type="spellEnd"/>
          </w:p>
          <w:p w14:paraId="2EB3FA83" w14:textId="77777777" w:rsidR="00201A3A" w:rsidRDefault="00000000">
            <w:pPr>
              <w:widowControl w:val="0"/>
              <w:spacing w:line="240" w:lineRule="auto"/>
            </w:pPr>
            <w:r>
              <w:t>2Customer receives the refund message.</w:t>
            </w:r>
          </w:p>
        </w:tc>
      </w:tr>
      <w:tr w:rsidR="00201A3A" w14:paraId="1F9730B4" w14:textId="77777777">
        <w:tc>
          <w:tcPr>
            <w:tcW w:w="4530" w:type="dxa"/>
            <w:shd w:val="clear" w:color="auto" w:fill="auto"/>
            <w:tcMar>
              <w:top w:w="100" w:type="dxa"/>
              <w:left w:w="100" w:type="dxa"/>
              <w:bottom w:w="100" w:type="dxa"/>
              <w:right w:w="100" w:type="dxa"/>
            </w:tcMar>
          </w:tcPr>
          <w:p w14:paraId="57BFD5A2" w14:textId="77777777" w:rsidR="00201A3A" w:rsidRDefault="00000000">
            <w:pPr>
              <w:widowControl w:val="0"/>
              <w:spacing w:line="240" w:lineRule="auto"/>
              <w:rPr>
                <w:b/>
              </w:rPr>
            </w:pPr>
            <w:r>
              <w:rPr>
                <w:b/>
              </w:rPr>
              <w:t>Flow of activities</w:t>
            </w:r>
          </w:p>
        </w:tc>
        <w:tc>
          <w:tcPr>
            <w:tcW w:w="2250" w:type="dxa"/>
            <w:shd w:val="clear" w:color="auto" w:fill="auto"/>
            <w:tcMar>
              <w:top w:w="100" w:type="dxa"/>
              <w:left w:w="100" w:type="dxa"/>
              <w:bottom w:w="100" w:type="dxa"/>
              <w:right w:w="100" w:type="dxa"/>
            </w:tcMar>
          </w:tcPr>
          <w:p w14:paraId="757392EC" w14:textId="77777777" w:rsidR="00201A3A" w:rsidRDefault="00000000">
            <w:pPr>
              <w:widowControl w:val="0"/>
              <w:spacing w:line="240" w:lineRule="auto"/>
              <w:rPr>
                <w:b/>
              </w:rPr>
            </w:pPr>
            <w:r>
              <w:rPr>
                <w:b/>
              </w:rPr>
              <w:t>Actor</w:t>
            </w:r>
          </w:p>
        </w:tc>
        <w:tc>
          <w:tcPr>
            <w:tcW w:w="2250" w:type="dxa"/>
            <w:shd w:val="clear" w:color="auto" w:fill="auto"/>
            <w:tcMar>
              <w:top w:w="100" w:type="dxa"/>
              <w:left w:w="100" w:type="dxa"/>
              <w:bottom w:w="100" w:type="dxa"/>
              <w:right w:w="100" w:type="dxa"/>
            </w:tcMar>
          </w:tcPr>
          <w:p w14:paraId="6DD8573A" w14:textId="77777777" w:rsidR="00201A3A" w:rsidRDefault="00000000">
            <w:pPr>
              <w:widowControl w:val="0"/>
              <w:spacing w:line="240" w:lineRule="auto"/>
              <w:rPr>
                <w:b/>
              </w:rPr>
            </w:pPr>
            <w:r>
              <w:rPr>
                <w:b/>
              </w:rPr>
              <w:t>System</w:t>
            </w:r>
          </w:p>
        </w:tc>
      </w:tr>
      <w:tr w:rsidR="00201A3A" w14:paraId="3BE89C8E" w14:textId="77777777">
        <w:trPr>
          <w:trHeight w:val="420"/>
        </w:trPr>
        <w:tc>
          <w:tcPr>
            <w:tcW w:w="4530" w:type="dxa"/>
            <w:shd w:val="clear" w:color="auto" w:fill="auto"/>
            <w:tcMar>
              <w:top w:w="100" w:type="dxa"/>
              <w:left w:w="100" w:type="dxa"/>
              <w:bottom w:w="100" w:type="dxa"/>
              <w:right w:w="100" w:type="dxa"/>
            </w:tcMar>
          </w:tcPr>
          <w:p w14:paraId="06341AC6" w14:textId="77777777" w:rsidR="00201A3A" w:rsidRDefault="00201A3A">
            <w:pPr>
              <w:widowControl w:val="0"/>
              <w:spacing w:line="240" w:lineRule="auto"/>
              <w:rPr>
                <w:b/>
              </w:rPr>
            </w:pPr>
          </w:p>
        </w:tc>
        <w:tc>
          <w:tcPr>
            <w:tcW w:w="4500" w:type="dxa"/>
            <w:gridSpan w:val="2"/>
            <w:shd w:val="clear" w:color="auto" w:fill="auto"/>
            <w:tcMar>
              <w:top w:w="100" w:type="dxa"/>
              <w:left w:w="100" w:type="dxa"/>
              <w:bottom w:w="100" w:type="dxa"/>
              <w:right w:w="100" w:type="dxa"/>
            </w:tcMar>
          </w:tcPr>
          <w:p w14:paraId="17F3C5F2" w14:textId="77777777" w:rsidR="00201A3A" w:rsidRDefault="00000000">
            <w:pPr>
              <w:widowControl w:val="0"/>
              <w:spacing w:line="240" w:lineRule="auto"/>
            </w:pPr>
            <w:r>
              <w:t xml:space="preserve">1.customer must use the </w:t>
            </w:r>
            <w:proofErr w:type="spellStart"/>
            <w:r>
              <w:t>mbob,mpay</w:t>
            </w:r>
            <w:proofErr w:type="spellEnd"/>
            <w:r>
              <w:t xml:space="preserve"> while making the payment.</w:t>
            </w:r>
          </w:p>
          <w:p w14:paraId="7DFD883D" w14:textId="77777777" w:rsidR="00201A3A" w:rsidRDefault="00201A3A">
            <w:pPr>
              <w:widowControl w:val="0"/>
              <w:spacing w:line="240" w:lineRule="auto"/>
            </w:pPr>
          </w:p>
          <w:p w14:paraId="02607643" w14:textId="77777777" w:rsidR="00201A3A" w:rsidRDefault="00000000">
            <w:pPr>
              <w:widowControl w:val="0"/>
              <w:spacing w:line="240" w:lineRule="auto"/>
            </w:pPr>
            <w:r>
              <w:t>1.1 The system will display the total amount for the ticket</w:t>
            </w:r>
          </w:p>
          <w:p w14:paraId="49A5A39C" w14:textId="77777777" w:rsidR="00201A3A" w:rsidRDefault="00201A3A">
            <w:pPr>
              <w:widowControl w:val="0"/>
              <w:spacing w:line="240" w:lineRule="auto"/>
            </w:pPr>
          </w:p>
          <w:p w14:paraId="72826526" w14:textId="77777777" w:rsidR="00201A3A" w:rsidRDefault="00000000">
            <w:pPr>
              <w:widowControl w:val="0"/>
              <w:spacing w:line="240" w:lineRule="auto"/>
            </w:pPr>
            <w:r>
              <w:t>2.Before making the payment the customer must select the  bus, seat , destination and date.</w:t>
            </w:r>
          </w:p>
          <w:p w14:paraId="0F6F4C9B" w14:textId="77777777" w:rsidR="00201A3A" w:rsidRDefault="00201A3A">
            <w:pPr>
              <w:widowControl w:val="0"/>
              <w:spacing w:line="240" w:lineRule="auto"/>
            </w:pPr>
          </w:p>
          <w:p w14:paraId="3BDA9C11" w14:textId="77777777" w:rsidR="00201A3A" w:rsidRDefault="00000000">
            <w:pPr>
              <w:widowControl w:val="0"/>
              <w:spacing w:line="240" w:lineRule="auto"/>
            </w:pPr>
            <w:r>
              <w:t>2.1 the system will display bus availability seat, destination and date</w:t>
            </w:r>
          </w:p>
          <w:p w14:paraId="4CA21623" w14:textId="77777777" w:rsidR="00201A3A" w:rsidRDefault="00201A3A">
            <w:pPr>
              <w:widowControl w:val="0"/>
              <w:spacing w:line="240" w:lineRule="auto"/>
            </w:pPr>
          </w:p>
          <w:p w14:paraId="01380E04" w14:textId="77777777" w:rsidR="00201A3A" w:rsidRDefault="00000000">
            <w:pPr>
              <w:widowControl w:val="0"/>
              <w:spacing w:line="240" w:lineRule="auto"/>
            </w:pPr>
            <w:r>
              <w:t>3.the customer should put the exact amount of the ticket.</w:t>
            </w:r>
          </w:p>
          <w:p w14:paraId="5E7E6600" w14:textId="77777777" w:rsidR="00201A3A" w:rsidRDefault="00201A3A">
            <w:pPr>
              <w:widowControl w:val="0"/>
              <w:spacing w:line="240" w:lineRule="auto"/>
            </w:pPr>
          </w:p>
          <w:p w14:paraId="321BF0D5" w14:textId="77777777" w:rsidR="00201A3A" w:rsidRDefault="00000000">
            <w:pPr>
              <w:widowControl w:val="0"/>
              <w:spacing w:line="240" w:lineRule="auto"/>
            </w:pPr>
            <w:r>
              <w:t>3.1 the system will record the transaction of payment made.</w:t>
            </w:r>
          </w:p>
          <w:p w14:paraId="74F2F0B8" w14:textId="77777777" w:rsidR="00201A3A" w:rsidRDefault="00201A3A">
            <w:pPr>
              <w:widowControl w:val="0"/>
              <w:spacing w:line="240" w:lineRule="auto"/>
            </w:pPr>
          </w:p>
          <w:p w14:paraId="2709BEC7" w14:textId="77777777" w:rsidR="00201A3A" w:rsidRDefault="00201A3A">
            <w:pPr>
              <w:widowControl w:val="0"/>
              <w:spacing w:line="240" w:lineRule="auto"/>
            </w:pPr>
          </w:p>
        </w:tc>
      </w:tr>
      <w:tr w:rsidR="00201A3A" w14:paraId="39472030" w14:textId="77777777">
        <w:trPr>
          <w:trHeight w:val="420"/>
        </w:trPr>
        <w:tc>
          <w:tcPr>
            <w:tcW w:w="4530" w:type="dxa"/>
            <w:shd w:val="clear" w:color="auto" w:fill="auto"/>
            <w:tcMar>
              <w:top w:w="100" w:type="dxa"/>
              <w:left w:w="100" w:type="dxa"/>
              <w:bottom w:w="100" w:type="dxa"/>
              <w:right w:w="100" w:type="dxa"/>
            </w:tcMar>
          </w:tcPr>
          <w:p w14:paraId="65CAB944" w14:textId="77777777" w:rsidR="00201A3A" w:rsidRDefault="00000000">
            <w:pPr>
              <w:widowControl w:val="0"/>
              <w:spacing w:line="240" w:lineRule="auto"/>
              <w:rPr>
                <w:b/>
              </w:rPr>
            </w:pPr>
            <w:r>
              <w:rPr>
                <w:b/>
              </w:rPr>
              <w:t>Exception Conditions:</w:t>
            </w:r>
          </w:p>
          <w:p w14:paraId="2D32630F" w14:textId="77777777" w:rsidR="00201A3A" w:rsidRDefault="00201A3A">
            <w:pPr>
              <w:widowControl w:val="0"/>
              <w:spacing w:line="240" w:lineRule="auto"/>
            </w:pPr>
          </w:p>
        </w:tc>
        <w:tc>
          <w:tcPr>
            <w:tcW w:w="4500" w:type="dxa"/>
            <w:gridSpan w:val="2"/>
            <w:shd w:val="clear" w:color="auto" w:fill="auto"/>
            <w:tcMar>
              <w:top w:w="100" w:type="dxa"/>
              <w:left w:w="100" w:type="dxa"/>
              <w:bottom w:w="100" w:type="dxa"/>
              <w:right w:w="100" w:type="dxa"/>
            </w:tcMar>
          </w:tcPr>
          <w:p w14:paraId="010F0BDF" w14:textId="77777777" w:rsidR="00201A3A" w:rsidRDefault="00000000">
            <w:pPr>
              <w:widowControl w:val="0"/>
              <w:spacing w:line="240" w:lineRule="auto"/>
            </w:pPr>
            <w:r>
              <w:t xml:space="preserve">If the </w:t>
            </w:r>
            <w:proofErr w:type="spellStart"/>
            <w:r>
              <w:t>mbob</w:t>
            </w:r>
            <w:proofErr w:type="spellEnd"/>
            <w:r>
              <w:t xml:space="preserve"> or </w:t>
            </w:r>
            <w:proofErr w:type="spellStart"/>
            <w:r>
              <w:t>mpay</w:t>
            </w:r>
            <w:proofErr w:type="spellEnd"/>
            <w:r>
              <w:t xml:space="preserve"> is not working , the customer has to refund.</w:t>
            </w:r>
          </w:p>
        </w:tc>
      </w:tr>
    </w:tbl>
    <w:p w14:paraId="78AA916D" w14:textId="77777777" w:rsidR="00201A3A" w:rsidRDefault="00201A3A"/>
    <w:p w14:paraId="4299EC8C" w14:textId="77777777" w:rsidR="00201A3A" w:rsidRDefault="00201A3A"/>
    <w:p w14:paraId="26148AB5" w14:textId="77777777" w:rsidR="00201A3A" w:rsidRDefault="00201A3A">
      <w:pPr>
        <w:widowControl w:val="0"/>
      </w:pPr>
    </w:p>
    <w:p w14:paraId="7D19FF0B" w14:textId="77777777" w:rsidR="00201A3A" w:rsidRDefault="00201A3A">
      <w:pPr>
        <w:widowControl w:val="0"/>
      </w:pPr>
    </w:p>
    <w:p w14:paraId="695A3929" w14:textId="77777777" w:rsidR="00201A3A" w:rsidRDefault="00201A3A">
      <w:pPr>
        <w:widowControl w:val="0"/>
      </w:pPr>
    </w:p>
    <w:p w14:paraId="454FD6F3" w14:textId="77777777" w:rsidR="00201A3A" w:rsidRDefault="00201A3A">
      <w:pPr>
        <w:widowControl w:val="0"/>
      </w:pPr>
    </w:p>
    <w:p w14:paraId="22F60830" w14:textId="77777777" w:rsidR="00201A3A" w:rsidRDefault="00201A3A">
      <w:pPr>
        <w:widowControl w:val="0"/>
      </w:pPr>
    </w:p>
    <w:p w14:paraId="53A4E018" w14:textId="77777777" w:rsidR="00201A3A" w:rsidRDefault="00201A3A">
      <w:pPr>
        <w:widowControl w:val="0"/>
      </w:pPr>
    </w:p>
    <w:p w14:paraId="7735DD92" w14:textId="77777777" w:rsidR="00201A3A" w:rsidRDefault="00201A3A">
      <w:pPr>
        <w:widowControl w:val="0"/>
      </w:pPr>
    </w:p>
    <w:p w14:paraId="6882169C" w14:textId="77777777" w:rsidR="00201A3A" w:rsidRDefault="00201A3A">
      <w:pPr>
        <w:widowControl w:val="0"/>
      </w:pPr>
    </w:p>
    <w:p w14:paraId="61AA4027" w14:textId="77777777" w:rsidR="00201A3A" w:rsidRDefault="00201A3A">
      <w:pPr>
        <w:widowControl w:val="0"/>
      </w:pPr>
    </w:p>
    <w:p w14:paraId="5B6BFE12" w14:textId="77777777" w:rsidR="00201A3A" w:rsidRDefault="00201A3A">
      <w:pPr>
        <w:widowControl w:val="0"/>
      </w:pPr>
    </w:p>
    <w:p w14:paraId="58FED393" w14:textId="77777777" w:rsidR="00201A3A" w:rsidRDefault="00201A3A">
      <w:pPr>
        <w:widowControl w:val="0"/>
      </w:pPr>
    </w:p>
    <w:p w14:paraId="4307A2D7" w14:textId="77777777" w:rsidR="00201A3A" w:rsidRDefault="00201A3A">
      <w:pPr>
        <w:widowControl w:val="0"/>
      </w:pPr>
    </w:p>
    <w:p w14:paraId="16FEF64A" w14:textId="77777777" w:rsidR="00201A3A" w:rsidRDefault="00201A3A">
      <w:pPr>
        <w:widowControl w:val="0"/>
      </w:pPr>
    </w:p>
    <w:p w14:paraId="4E3B22BD" w14:textId="77777777" w:rsidR="00201A3A" w:rsidRDefault="00201A3A">
      <w:pPr>
        <w:widowControl w:val="0"/>
      </w:pPr>
    </w:p>
    <w:p w14:paraId="4DB08CCB" w14:textId="77777777" w:rsidR="00201A3A" w:rsidRDefault="00201A3A">
      <w:pPr>
        <w:widowControl w:val="0"/>
      </w:pPr>
    </w:p>
    <w:p w14:paraId="09162350" w14:textId="77777777" w:rsidR="00201A3A" w:rsidRDefault="00201A3A">
      <w:pPr>
        <w:widowControl w:val="0"/>
        <w:rPr>
          <w:b/>
        </w:rPr>
      </w:pPr>
    </w:p>
    <w:p w14:paraId="31556631" w14:textId="77777777" w:rsidR="00201A3A" w:rsidRDefault="00000000">
      <w:pPr>
        <w:widowControl w:val="0"/>
        <w:rPr>
          <w:b/>
        </w:rPr>
      </w:pPr>
      <w:r>
        <w:rPr>
          <w:b/>
        </w:rPr>
        <w:t>System sequence diagram</w:t>
      </w:r>
    </w:p>
    <w:p w14:paraId="343E2D22" w14:textId="77777777" w:rsidR="00201A3A" w:rsidRDefault="00201A3A">
      <w:pPr>
        <w:widowControl w:val="0"/>
      </w:pPr>
    </w:p>
    <w:p w14:paraId="50564831" w14:textId="77777777" w:rsidR="00201A3A" w:rsidRDefault="00201A3A">
      <w:pPr>
        <w:widowControl w:val="0"/>
      </w:pPr>
    </w:p>
    <w:p w14:paraId="191C6DA6" w14:textId="77777777" w:rsidR="00201A3A" w:rsidRDefault="00000000">
      <w:pPr>
        <w:widowControl w:val="0"/>
      </w:pPr>
      <w:r>
        <w:rPr>
          <w:noProof/>
        </w:rPr>
        <w:drawing>
          <wp:inline distT="114300" distB="114300" distL="114300" distR="114300" wp14:anchorId="0308589C" wp14:editId="723C08B3">
            <wp:extent cx="5731200" cy="42926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4292600"/>
                    </a:xfrm>
                    <a:prstGeom prst="rect">
                      <a:avLst/>
                    </a:prstGeom>
                    <a:ln/>
                  </pic:spPr>
                </pic:pic>
              </a:graphicData>
            </a:graphic>
          </wp:inline>
        </w:drawing>
      </w:r>
    </w:p>
    <w:p w14:paraId="72A737B8" w14:textId="77777777" w:rsidR="00201A3A" w:rsidRDefault="00201A3A">
      <w:pPr>
        <w:widowControl w:val="0"/>
      </w:pPr>
    </w:p>
    <w:p w14:paraId="14117373" w14:textId="77777777" w:rsidR="00201A3A" w:rsidRDefault="00201A3A">
      <w:pPr>
        <w:widowControl w:val="0"/>
      </w:pPr>
    </w:p>
    <w:p w14:paraId="7C86C1F0" w14:textId="77777777" w:rsidR="00201A3A" w:rsidRDefault="00000000">
      <w:pPr>
        <w:widowControl w:val="0"/>
      </w:pPr>
      <w:r>
        <w:rPr>
          <w:noProof/>
        </w:rPr>
        <w:lastRenderedPageBreak/>
        <w:drawing>
          <wp:inline distT="114300" distB="114300" distL="114300" distR="114300" wp14:anchorId="0426A56F" wp14:editId="59A534D1">
            <wp:extent cx="5731200" cy="46228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4622800"/>
                    </a:xfrm>
                    <a:prstGeom prst="rect">
                      <a:avLst/>
                    </a:prstGeom>
                    <a:ln/>
                  </pic:spPr>
                </pic:pic>
              </a:graphicData>
            </a:graphic>
          </wp:inline>
        </w:drawing>
      </w:r>
    </w:p>
    <w:p w14:paraId="58CB191C" w14:textId="77777777" w:rsidR="00201A3A" w:rsidRDefault="00201A3A">
      <w:pPr>
        <w:widowControl w:val="0"/>
      </w:pPr>
    </w:p>
    <w:p w14:paraId="028F2A02" w14:textId="77777777" w:rsidR="00201A3A" w:rsidRDefault="00201A3A">
      <w:pPr>
        <w:widowControl w:val="0"/>
      </w:pPr>
    </w:p>
    <w:p w14:paraId="494B323E" w14:textId="77777777" w:rsidR="00201A3A" w:rsidRDefault="00201A3A">
      <w:pPr>
        <w:widowControl w:val="0"/>
      </w:pPr>
    </w:p>
    <w:p w14:paraId="64D3521C" w14:textId="77777777" w:rsidR="00201A3A" w:rsidRDefault="00000000">
      <w:pPr>
        <w:widowControl w:val="0"/>
      </w:pPr>
      <w:r>
        <w:rPr>
          <w:noProof/>
        </w:rPr>
        <w:lastRenderedPageBreak/>
        <w:drawing>
          <wp:inline distT="114300" distB="114300" distL="114300" distR="114300" wp14:anchorId="31E8172F" wp14:editId="2FCE3713">
            <wp:extent cx="5731200" cy="49149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1200" cy="4914900"/>
                    </a:xfrm>
                    <a:prstGeom prst="rect">
                      <a:avLst/>
                    </a:prstGeom>
                    <a:ln/>
                  </pic:spPr>
                </pic:pic>
              </a:graphicData>
            </a:graphic>
          </wp:inline>
        </w:drawing>
      </w:r>
    </w:p>
    <w:p w14:paraId="1A01E7FF" w14:textId="77777777" w:rsidR="00201A3A" w:rsidRDefault="00201A3A">
      <w:pPr>
        <w:widowControl w:val="0"/>
      </w:pPr>
    </w:p>
    <w:p w14:paraId="562DE3B9" w14:textId="77777777" w:rsidR="00201A3A" w:rsidRDefault="00201A3A">
      <w:pPr>
        <w:widowControl w:val="0"/>
      </w:pPr>
    </w:p>
    <w:p w14:paraId="398611FD" w14:textId="77777777" w:rsidR="00201A3A" w:rsidRDefault="00000000">
      <w:pPr>
        <w:widowControl w:val="0"/>
      </w:pPr>
      <w:r>
        <w:rPr>
          <w:noProof/>
        </w:rPr>
        <w:lastRenderedPageBreak/>
        <w:drawing>
          <wp:inline distT="114300" distB="114300" distL="114300" distR="114300" wp14:anchorId="152394F1" wp14:editId="1115AE81">
            <wp:extent cx="5731200" cy="4914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00" cy="4914900"/>
                    </a:xfrm>
                    <a:prstGeom prst="rect">
                      <a:avLst/>
                    </a:prstGeom>
                    <a:ln/>
                  </pic:spPr>
                </pic:pic>
              </a:graphicData>
            </a:graphic>
          </wp:inline>
        </w:drawing>
      </w:r>
    </w:p>
    <w:p w14:paraId="676CF252" w14:textId="77777777" w:rsidR="00201A3A" w:rsidRDefault="00201A3A">
      <w:pPr>
        <w:widowControl w:val="0"/>
      </w:pPr>
    </w:p>
    <w:p w14:paraId="599924B4" w14:textId="77777777" w:rsidR="00201A3A" w:rsidRDefault="00000000">
      <w:pPr>
        <w:widowControl w:val="0"/>
      </w:pPr>
      <w:r>
        <w:rPr>
          <w:noProof/>
        </w:rPr>
        <w:lastRenderedPageBreak/>
        <w:drawing>
          <wp:inline distT="114300" distB="114300" distL="114300" distR="114300" wp14:anchorId="07D4533F" wp14:editId="778A5D31">
            <wp:extent cx="5731200" cy="54102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31200" cy="5410200"/>
                    </a:xfrm>
                    <a:prstGeom prst="rect">
                      <a:avLst/>
                    </a:prstGeom>
                    <a:ln/>
                  </pic:spPr>
                </pic:pic>
              </a:graphicData>
            </a:graphic>
          </wp:inline>
        </w:drawing>
      </w:r>
    </w:p>
    <w:p w14:paraId="63220353" w14:textId="77777777" w:rsidR="00201A3A" w:rsidRDefault="00201A3A">
      <w:pPr>
        <w:widowControl w:val="0"/>
      </w:pPr>
    </w:p>
    <w:p w14:paraId="2AE6839C" w14:textId="77777777" w:rsidR="00201A3A" w:rsidRDefault="00201A3A">
      <w:pPr>
        <w:widowControl w:val="0"/>
      </w:pPr>
    </w:p>
    <w:p w14:paraId="6853C632" w14:textId="77777777" w:rsidR="00201A3A" w:rsidRDefault="00000000">
      <w:pPr>
        <w:widowControl w:val="0"/>
      </w:pPr>
      <w:r>
        <w:rPr>
          <w:noProof/>
        </w:rPr>
        <w:lastRenderedPageBreak/>
        <w:drawing>
          <wp:inline distT="114300" distB="114300" distL="114300" distR="114300" wp14:anchorId="122621AE" wp14:editId="5BE6D3DF">
            <wp:extent cx="5731200" cy="52832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5283200"/>
                    </a:xfrm>
                    <a:prstGeom prst="rect">
                      <a:avLst/>
                    </a:prstGeom>
                    <a:ln/>
                  </pic:spPr>
                </pic:pic>
              </a:graphicData>
            </a:graphic>
          </wp:inline>
        </w:drawing>
      </w:r>
    </w:p>
    <w:p w14:paraId="70E753CA" w14:textId="77777777" w:rsidR="00201A3A" w:rsidRDefault="00201A3A">
      <w:pPr>
        <w:widowControl w:val="0"/>
      </w:pPr>
    </w:p>
    <w:p w14:paraId="75864E3C" w14:textId="77777777" w:rsidR="00201A3A" w:rsidRDefault="00201A3A">
      <w:pPr>
        <w:widowControl w:val="0"/>
      </w:pPr>
    </w:p>
    <w:p w14:paraId="3C745CB1" w14:textId="77777777" w:rsidR="00201A3A" w:rsidRDefault="00201A3A">
      <w:pPr>
        <w:widowControl w:val="0"/>
      </w:pPr>
    </w:p>
    <w:p w14:paraId="5714C6BE" w14:textId="77777777" w:rsidR="00201A3A" w:rsidRDefault="00000000">
      <w:pPr>
        <w:widowControl w:val="0"/>
      </w:pPr>
      <w:r>
        <w:rPr>
          <w:noProof/>
        </w:rPr>
        <w:lastRenderedPageBreak/>
        <w:drawing>
          <wp:inline distT="114300" distB="114300" distL="114300" distR="114300" wp14:anchorId="415AECAD" wp14:editId="58367A72">
            <wp:extent cx="5731200" cy="5118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31200" cy="5118100"/>
                    </a:xfrm>
                    <a:prstGeom prst="rect">
                      <a:avLst/>
                    </a:prstGeom>
                    <a:ln/>
                  </pic:spPr>
                </pic:pic>
              </a:graphicData>
            </a:graphic>
          </wp:inline>
        </w:drawing>
      </w:r>
    </w:p>
    <w:p w14:paraId="53195C10" w14:textId="77777777" w:rsidR="00201A3A" w:rsidRDefault="00201A3A">
      <w:pPr>
        <w:widowControl w:val="0"/>
      </w:pPr>
    </w:p>
    <w:p w14:paraId="0EEDA104" w14:textId="77777777" w:rsidR="00201A3A" w:rsidRDefault="00201A3A">
      <w:pPr>
        <w:widowControl w:val="0"/>
      </w:pPr>
    </w:p>
    <w:p w14:paraId="4D46C9B4" w14:textId="77777777" w:rsidR="00201A3A" w:rsidRDefault="00201A3A">
      <w:pPr>
        <w:widowControl w:val="0"/>
      </w:pPr>
    </w:p>
    <w:p w14:paraId="2FB4E186" w14:textId="77777777" w:rsidR="00201A3A" w:rsidRDefault="00201A3A">
      <w:pPr>
        <w:widowControl w:val="0"/>
      </w:pPr>
    </w:p>
    <w:p w14:paraId="493C9112" w14:textId="77777777" w:rsidR="00201A3A" w:rsidRDefault="00201A3A">
      <w:pPr>
        <w:widowControl w:val="0"/>
      </w:pPr>
    </w:p>
    <w:p w14:paraId="33962CA4" w14:textId="77777777" w:rsidR="00201A3A" w:rsidRDefault="00201A3A">
      <w:pPr>
        <w:widowControl w:val="0"/>
      </w:pPr>
    </w:p>
    <w:p w14:paraId="233B65E6" w14:textId="77777777" w:rsidR="00201A3A" w:rsidRDefault="00201A3A">
      <w:pPr>
        <w:widowControl w:val="0"/>
      </w:pPr>
    </w:p>
    <w:p w14:paraId="38C0E59F" w14:textId="77777777" w:rsidR="00201A3A" w:rsidRDefault="00201A3A">
      <w:pPr>
        <w:widowControl w:val="0"/>
      </w:pPr>
    </w:p>
    <w:p w14:paraId="5B35E006" w14:textId="77777777" w:rsidR="00201A3A" w:rsidRDefault="00201A3A">
      <w:pPr>
        <w:widowControl w:val="0"/>
      </w:pPr>
    </w:p>
    <w:p w14:paraId="3CE02929" w14:textId="77777777" w:rsidR="00201A3A" w:rsidRDefault="00201A3A">
      <w:pPr>
        <w:widowControl w:val="0"/>
      </w:pPr>
    </w:p>
    <w:p w14:paraId="7E97E1B5" w14:textId="77777777" w:rsidR="00201A3A" w:rsidRDefault="00201A3A">
      <w:pPr>
        <w:widowControl w:val="0"/>
      </w:pPr>
    </w:p>
    <w:p w14:paraId="23BAD876" w14:textId="77777777" w:rsidR="00201A3A" w:rsidRDefault="00201A3A">
      <w:pPr>
        <w:widowControl w:val="0"/>
      </w:pPr>
    </w:p>
    <w:p w14:paraId="520EFC82" w14:textId="77777777" w:rsidR="00201A3A" w:rsidRDefault="00201A3A">
      <w:pPr>
        <w:widowControl w:val="0"/>
      </w:pPr>
    </w:p>
    <w:p w14:paraId="23F9F8AC" w14:textId="77777777" w:rsidR="00201A3A" w:rsidRDefault="00201A3A">
      <w:pPr>
        <w:widowControl w:val="0"/>
      </w:pPr>
    </w:p>
    <w:p w14:paraId="47C5921C" w14:textId="77777777" w:rsidR="00201A3A" w:rsidRDefault="00201A3A">
      <w:pPr>
        <w:widowControl w:val="0"/>
      </w:pPr>
    </w:p>
    <w:p w14:paraId="01831BC9" w14:textId="77777777" w:rsidR="00201A3A" w:rsidRDefault="00201A3A">
      <w:pPr>
        <w:widowControl w:val="0"/>
      </w:pPr>
    </w:p>
    <w:p w14:paraId="1DCD98CE" w14:textId="77777777" w:rsidR="00201A3A" w:rsidRDefault="00201A3A">
      <w:pPr>
        <w:widowControl w:val="0"/>
      </w:pPr>
    </w:p>
    <w:p w14:paraId="736BE5CF" w14:textId="77777777" w:rsidR="00201A3A" w:rsidRDefault="00201A3A">
      <w:pPr>
        <w:widowControl w:val="0"/>
      </w:pPr>
    </w:p>
    <w:p w14:paraId="0D5C2CC7" w14:textId="77777777" w:rsidR="00201A3A" w:rsidRDefault="00201A3A">
      <w:pPr>
        <w:widowControl w:val="0"/>
      </w:pPr>
    </w:p>
    <w:p w14:paraId="242E7FD3" w14:textId="77777777" w:rsidR="00201A3A" w:rsidRDefault="00201A3A">
      <w:pPr>
        <w:widowControl w:val="0"/>
      </w:pPr>
    </w:p>
    <w:p w14:paraId="26EA779A" w14:textId="77777777" w:rsidR="00201A3A" w:rsidRDefault="00000000">
      <w:pPr>
        <w:widowControl w:val="0"/>
      </w:pPr>
      <w:r>
        <w:rPr>
          <w:noProof/>
        </w:rPr>
        <w:lastRenderedPageBreak/>
        <w:drawing>
          <wp:inline distT="114300" distB="114300" distL="114300" distR="114300" wp14:anchorId="3D0439D6" wp14:editId="662B9916">
            <wp:extent cx="5731200" cy="85598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8559800"/>
                    </a:xfrm>
                    <a:prstGeom prst="rect">
                      <a:avLst/>
                    </a:prstGeom>
                    <a:ln/>
                  </pic:spPr>
                </pic:pic>
              </a:graphicData>
            </a:graphic>
          </wp:inline>
        </w:drawing>
      </w:r>
    </w:p>
    <w:p w14:paraId="0BFB2065" w14:textId="77777777" w:rsidR="00201A3A" w:rsidRDefault="00201A3A">
      <w:pPr>
        <w:widowControl w:val="0"/>
      </w:pPr>
    </w:p>
    <w:p w14:paraId="3C16872D" w14:textId="77777777" w:rsidR="00201A3A" w:rsidRDefault="00000000">
      <w:pPr>
        <w:widowControl w:val="0"/>
      </w:pPr>
      <w:r>
        <w:lastRenderedPageBreak/>
        <w:t xml:space="preserve">Link to draw.io </w:t>
      </w:r>
    </w:p>
    <w:p w14:paraId="474CA3F0" w14:textId="77777777" w:rsidR="00201A3A" w:rsidRDefault="00000000">
      <w:pPr>
        <w:widowControl w:val="0"/>
      </w:pPr>
      <w:hyperlink r:id="rId23" w:anchor="G15Zd2SJKpOvcxhxccdynwoZt9Sdz9S-Wx">
        <w:r>
          <w:rPr>
            <w:color w:val="1155CC"/>
            <w:u w:val="single"/>
          </w:rPr>
          <w:t>https://app.diagrams.net/#G15Zd2SJKpOvcxhxccdynwoZt9Sdz9S-Wx</w:t>
        </w:r>
      </w:hyperlink>
    </w:p>
    <w:p w14:paraId="6239F8D0" w14:textId="77777777" w:rsidR="00201A3A" w:rsidRDefault="00201A3A">
      <w:pPr>
        <w:widowControl w:val="0"/>
      </w:pPr>
    </w:p>
    <w:p w14:paraId="650B4077" w14:textId="77777777" w:rsidR="00201A3A" w:rsidRDefault="00201A3A">
      <w:pPr>
        <w:widowControl w:val="0"/>
      </w:pPr>
    </w:p>
    <w:p w14:paraId="7BB50D90" w14:textId="77777777" w:rsidR="00201A3A" w:rsidRDefault="00000000">
      <w:pPr>
        <w:widowControl w:val="0"/>
      </w:pPr>
      <w:r>
        <w:rPr>
          <w:b/>
        </w:rPr>
        <w:t>ERD diagram</w:t>
      </w:r>
      <w:r>
        <w:rPr>
          <w:noProof/>
        </w:rPr>
        <w:drawing>
          <wp:inline distT="114300" distB="114300" distL="114300" distR="114300" wp14:anchorId="319CD2BC" wp14:editId="684D45CB">
            <wp:extent cx="5731200" cy="28956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31200" cy="2895600"/>
                    </a:xfrm>
                    <a:prstGeom prst="rect">
                      <a:avLst/>
                    </a:prstGeom>
                    <a:ln/>
                  </pic:spPr>
                </pic:pic>
              </a:graphicData>
            </a:graphic>
          </wp:inline>
        </w:drawing>
      </w:r>
    </w:p>
    <w:sectPr w:rsidR="00201A3A">
      <w:head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47733" w14:textId="77777777" w:rsidR="00C329D0" w:rsidRDefault="00C329D0">
      <w:pPr>
        <w:spacing w:line="240" w:lineRule="auto"/>
      </w:pPr>
      <w:r>
        <w:separator/>
      </w:r>
    </w:p>
  </w:endnote>
  <w:endnote w:type="continuationSeparator" w:id="0">
    <w:p w14:paraId="3CE6AACA" w14:textId="77777777" w:rsidR="00C329D0" w:rsidRDefault="00C329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erriweather Black">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F4036" w14:textId="77777777" w:rsidR="00C329D0" w:rsidRDefault="00C329D0">
      <w:pPr>
        <w:spacing w:line="240" w:lineRule="auto"/>
      </w:pPr>
      <w:r>
        <w:separator/>
      </w:r>
    </w:p>
  </w:footnote>
  <w:footnote w:type="continuationSeparator" w:id="0">
    <w:p w14:paraId="59DF3DF0" w14:textId="77777777" w:rsidR="00C329D0" w:rsidRDefault="00C329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41FC4" w14:textId="77777777" w:rsidR="00201A3A" w:rsidRDefault="00201A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F1967"/>
    <w:multiLevelType w:val="multilevel"/>
    <w:tmpl w:val="95BCF28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B125991"/>
    <w:multiLevelType w:val="multilevel"/>
    <w:tmpl w:val="B8BC8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EB2A71"/>
    <w:multiLevelType w:val="multilevel"/>
    <w:tmpl w:val="E21AC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282468"/>
    <w:multiLevelType w:val="multilevel"/>
    <w:tmpl w:val="DB6C61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1A92C52"/>
    <w:multiLevelType w:val="multilevel"/>
    <w:tmpl w:val="FA820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662629"/>
    <w:multiLevelType w:val="multilevel"/>
    <w:tmpl w:val="4C829B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22BC31AB"/>
    <w:multiLevelType w:val="multilevel"/>
    <w:tmpl w:val="539019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3265013C"/>
    <w:multiLevelType w:val="multilevel"/>
    <w:tmpl w:val="23389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F8111E"/>
    <w:multiLevelType w:val="multilevel"/>
    <w:tmpl w:val="B0BE099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4B293B30"/>
    <w:multiLevelType w:val="multilevel"/>
    <w:tmpl w:val="D0B06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064EBB"/>
    <w:multiLevelType w:val="multilevel"/>
    <w:tmpl w:val="67F452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4F274DF1"/>
    <w:multiLevelType w:val="multilevel"/>
    <w:tmpl w:val="C5AA8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0F51A87"/>
    <w:multiLevelType w:val="multilevel"/>
    <w:tmpl w:val="AD18E1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553F1004"/>
    <w:multiLevelType w:val="multilevel"/>
    <w:tmpl w:val="3D9CEF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81450B4"/>
    <w:multiLevelType w:val="multilevel"/>
    <w:tmpl w:val="C0C85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B907B44"/>
    <w:multiLevelType w:val="multilevel"/>
    <w:tmpl w:val="4B0ECD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63CD774C"/>
    <w:multiLevelType w:val="multilevel"/>
    <w:tmpl w:val="CC5CA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73C27A7"/>
    <w:multiLevelType w:val="multilevel"/>
    <w:tmpl w:val="ED64B50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15:restartNumberingAfterBreak="0">
    <w:nsid w:val="6BA60B6C"/>
    <w:multiLevelType w:val="multilevel"/>
    <w:tmpl w:val="E1DAE9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6C7B0C15"/>
    <w:multiLevelType w:val="multilevel"/>
    <w:tmpl w:val="711228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9A80634"/>
    <w:multiLevelType w:val="multilevel"/>
    <w:tmpl w:val="41A61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E7C2174"/>
    <w:multiLevelType w:val="multilevel"/>
    <w:tmpl w:val="3806CC0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16cid:durableId="1898779294">
    <w:abstractNumId w:val="19"/>
  </w:num>
  <w:num w:numId="2" w16cid:durableId="1102802137">
    <w:abstractNumId w:val="1"/>
  </w:num>
  <w:num w:numId="3" w16cid:durableId="767387014">
    <w:abstractNumId w:val="13"/>
  </w:num>
  <w:num w:numId="4" w16cid:durableId="640576212">
    <w:abstractNumId w:val="4"/>
  </w:num>
  <w:num w:numId="5" w16cid:durableId="686836851">
    <w:abstractNumId w:val="5"/>
  </w:num>
  <w:num w:numId="6" w16cid:durableId="11808626">
    <w:abstractNumId w:val="18"/>
  </w:num>
  <w:num w:numId="7" w16cid:durableId="1561477399">
    <w:abstractNumId w:val="8"/>
  </w:num>
  <w:num w:numId="8" w16cid:durableId="1355382761">
    <w:abstractNumId w:val="16"/>
  </w:num>
  <w:num w:numId="9" w16cid:durableId="1674457685">
    <w:abstractNumId w:val="0"/>
  </w:num>
  <w:num w:numId="10" w16cid:durableId="1957788689">
    <w:abstractNumId w:val="3"/>
  </w:num>
  <w:num w:numId="11" w16cid:durableId="810364158">
    <w:abstractNumId w:val="11"/>
  </w:num>
  <w:num w:numId="12" w16cid:durableId="891696854">
    <w:abstractNumId w:val="14"/>
  </w:num>
  <w:num w:numId="13" w16cid:durableId="812718807">
    <w:abstractNumId w:val="6"/>
  </w:num>
  <w:num w:numId="14" w16cid:durableId="501822488">
    <w:abstractNumId w:val="21"/>
  </w:num>
  <w:num w:numId="15" w16cid:durableId="1124886231">
    <w:abstractNumId w:val="20"/>
  </w:num>
  <w:num w:numId="16" w16cid:durableId="1882786910">
    <w:abstractNumId w:val="17"/>
  </w:num>
  <w:num w:numId="17" w16cid:durableId="788668379">
    <w:abstractNumId w:val="10"/>
  </w:num>
  <w:num w:numId="18" w16cid:durableId="1024408237">
    <w:abstractNumId w:val="12"/>
  </w:num>
  <w:num w:numId="19" w16cid:durableId="1909219015">
    <w:abstractNumId w:val="7"/>
  </w:num>
  <w:num w:numId="20" w16cid:durableId="493762245">
    <w:abstractNumId w:val="15"/>
  </w:num>
  <w:num w:numId="21" w16cid:durableId="1232080462">
    <w:abstractNumId w:val="2"/>
  </w:num>
  <w:num w:numId="22" w16cid:durableId="9510152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A3A"/>
    <w:rsid w:val="00201A3A"/>
    <w:rsid w:val="009E7901"/>
    <w:rsid w:val="00C32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5B7D3"/>
  <w15:docId w15:val="{BBD50FA3-1505-4AB3-8B2A-FF31BDB3D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pp.diagrams.net/"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29</Pages>
  <Words>2032</Words>
  <Characters>11584</Characters>
  <Application>Microsoft Office Word</Application>
  <DocSecurity>0</DocSecurity>
  <Lines>96</Lines>
  <Paragraphs>27</Paragraphs>
  <ScaleCrop>false</ScaleCrop>
  <Company/>
  <LinksUpToDate>false</LinksUpToDate>
  <CharactersWithSpaces>13589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ranaratnay1794@gmail.com</cp:lastModifiedBy>
  <cp:revision>2</cp:revision>
  <dcterms:created xsi:type="dcterms:W3CDTF">2024-03-11T03:45:00Z</dcterms:created>
  <dcterms:modified xsi:type="dcterms:W3CDTF">2024-03-11T03:47:00Z</dcterms:modified>
</cp:coreProperties>
</file>